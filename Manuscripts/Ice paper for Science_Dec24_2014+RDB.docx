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15D37" w14:textId="5322940F" w:rsidR="00EA03D2" w:rsidRDefault="006112A8" w:rsidP="00542B2A">
      <w:pPr>
        <w:spacing w:line="480" w:lineRule="auto"/>
        <w:ind w:left="0" w:firstLine="0"/>
        <w:jc w:val="center"/>
        <w:rPr>
          <w:rFonts w:ascii="Times New Roman" w:hAnsi="Times New Roman"/>
          <w:b/>
          <w:bCs/>
          <w:sz w:val="24"/>
          <w:szCs w:val="24"/>
        </w:rPr>
      </w:pPr>
      <w:r>
        <w:rPr>
          <w:rFonts w:ascii="Times New Roman" w:hAnsi="Times New Roman"/>
          <w:b/>
          <w:bCs/>
          <w:sz w:val="24"/>
          <w:szCs w:val="24"/>
        </w:rPr>
        <w:t>Unique multi-century lake an</w:t>
      </w:r>
      <w:r w:rsidR="00714E09">
        <w:rPr>
          <w:rFonts w:ascii="Times New Roman" w:hAnsi="Times New Roman"/>
          <w:b/>
          <w:bCs/>
          <w:sz w:val="24"/>
          <w:szCs w:val="24"/>
        </w:rPr>
        <w:t xml:space="preserve">d river ice records </w:t>
      </w:r>
      <w:commentRangeStart w:id="0"/>
      <w:r w:rsidR="00714E09">
        <w:rPr>
          <w:rFonts w:ascii="Times New Roman" w:hAnsi="Times New Roman"/>
          <w:b/>
          <w:bCs/>
          <w:sz w:val="24"/>
          <w:szCs w:val="24"/>
        </w:rPr>
        <w:t xml:space="preserve">provide </w:t>
      </w:r>
      <w:r>
        <w:rPr>
          <w:rFonts w:ascii="Times New Roman" w:hAnsi="Times New Roman"/>
          <w:b/>
          <w:bCs/>
          <w:sz w:val="24"/>
          <w:szCs w:val="24"/>
        </w:rPr>
        <w:t xml:space="preserve">insights </w:t>
      </w:r>
      <w:commentRangeEnd w:id="0"/>
      <w:r w:rsidR="004769CC">
        <w:rPr>
          <w:rStyle w:val="CommentReference"/>
          <w:rFonts w:cs="Courier"/>
        </w:rPr>
        <w:commentReference w:id="0"/>
      </w:r>
      <w:r>
        <w:rPr>
          <w:rFonts w:ascii="Times New Roman" w:hAnsi="Times New Roman"/>
          <w:b/>
          <w:bCs/>
          <w:sz w:val="24"/>
          <w:szCs w:val="24"/>
        </w:rPr>
        <w:t xml:space="preserve">into changing climate and </w:t>
      </w:r>
      <w:commentRangeStart w:id="1"/>
      <w:r>
        <w:rPr>
          <w:rFonts w:ascii="Times New Roman" w:hAnsi="Times New Roman"/>
          <w:b/>
          <w:bCs/>
          <w:sz w:val="24"/>
          <w:szCs w:val="24"/>
        </w:rPr>
        <w:t>variability</w:t>
      </w:r>
      <w:commentRangeEnd w:id="1"/>
      <w:r w:rsidR="004769CC">
        <w:rPr>
          <w:rStyle w:val="CommentReference"/>
          <w:rFonts w:cs="Courier"/>
        </w:rPr>
        <w:commentReference w:id="1"/>
      </w:r>
      <w:r>
        <w:rPr>
          <w:rFonts w:ascii="Times New Roman" w:hAnsi="Times New Roman"/>
          <w:b/>
          <w:bCs/>
          <w:sz w:val="24"/>
          <w:szCs w:val="24"/>
        </w:rPr>
        <w:t xml:space="preserve"> </w:t>
      </w:r>
    </w:p>
    <w:p w14:paraId="57E66387" w14:textId="461E0296" w:rsidR="00713000" w:rsidRDefault="00713000" w:rsidP="00542B2A">
      <w:pPr>
        <w:spacing w:line="480" w:lineRule="auto"/>
        <w:ind w:left="0" w:firstLine="0"/>
        <w:jc w:val="center"/>
        <w:rPr>
          <w:rFonts w:ascii="Times New Roman" w:hAnsi="Times New Roman"/>
          <w:b/>
          <w:bCs/>
          <w:sz w:val="24"/>
          <w:szCs w:val="24"/>
        </w:rPr>
      </w:pPr>
      <w:r>
        <w:rPr>
          <w:rFonts w:ascii="Times New Roman" w:hAnsi="Times New Roman"/>
          <w:b/>
          <w:bCs/>
          <w:sz w:val="24"/>
          <w:szCs w:val="24"/>
        </w:rPr>
        <w:t>Sapna Sharma, John J. Magnuson, Ryan</w:t>
      </w:r>
      <w:ins w:id="2" w:author="Ryan Batt" w:date="2014-12-31T12:04:00Z">
        <w:r w:rsidR="004769CC">
          <w:rPr>
            <w:rFonts w:ascii="Times New Roman" w:hAnsi="Times New Roman"/>
            <w:b/>
            <w:bCs/>
            <w:sz w:val="24"/>
            <w:szCs w:val="24"/>
          </w:rPr>
          <w:t xml:space="preserve"> D.</w:t>
        </w:r>
      </w:ins>
      <w:r>
        <w:rPr>
          <w:rFonts w:ascii="Times New Roman" w:hAnsi="Times New Roman"/>
          <w:b/>
          <w:bCs/>
          <w:sz w:val="24"/>
          <w:szCs w:val="24"/>
        </w:rPr>
        <w:t xml:space="preserve"> Batt, Luke Winslow, and Johanna </w:t>
      </w:r>
      <w:proofErr w:type="spellStart"/>
      <w:r>
        <w:rPr>
          <w:rFonts w:ascii="Times New Roman" w:hAnsi="Times New Roman"/>
          <w:b/>
          <w:bCs/>
          <w:sz w:val="24"/>
          <w:szCs w:val="24"/>
        </w:rPr>
        <w:t>Korhonen</w:t>
      </w:r>
      <w:proofErr w:type="spellEnd"/>
    </w:p>
    <w:p w14:paraId="6F43A680" w14:textId="0D4AC8F4" w:rsidR="00C3657E" w:rsidRDefault="00C3657E" w:rsidP="006F651F">
      <w:pPr>
        <w:spacing w:line="480" w:lineRule="auto"/>
        <w:ind w:left="0" w:firstLine="0"/>
        <w:rPr>
          <w:rFonts w:ascii="Times New Roman" w:hAnsi="Times New Roman"/>
          <w:b/>
          <w:bCs/>
          <w:sz w:val="24"/>
          <w:szCs w:val="24"/>
        </w:rPr>
      </w:pPr>
      <w:r>
        <w:rPr>
          <w:rFonts w:ascii="Times New Roman" w:hAnsi="Times New Roman"/>
          <w:b/>
          <w:bCs/>
          <w:sz w:val="24"/>
          <w:szCs w:val="24"/>
        </w:rPr>
        <w:t>Abstract</w:t>
      </w:r>
    </w:p>
    <w:p w14:paraId="24813E96" w14:textId="476528CC" w:rsidR="00C3657E" w:rsidRPr="00956360" w:rsidRDefault="00C3657E" w:rsidP="006F651F">
      <w:pPr>
        <w:spacing w:line="480" w:lineRule="auto"/>
        <w:ind w:left="0" w:firstLine="0"/>
        <w:rPr>
          <w:rFonts w:ascii="Times New Roman" w:hAnsi="Times New Roman"/>
          <w:iCs/>
          <w:sz w:val="24"/>
          <w:szCs w:val="24"/>
        </w:rPr>
      </w:pPr>
      <w:r>
        <w:rPr>
          <w:rFonts w:ascii="Times New Roman" w:hAnsi="Times New Roman"/>
          <w:iCs/>
          <w:sz w:val="24"/>
          <w:szCs w:val="24"/>
        </w:rPr>
        <w:tab/>
        <w:t>We used d</w:t>
      </w:r>
      <w:r w:rsidR="007E23D0">
        <w:rPr>
          <w:rFonts w:ascii="Times New Roman" w:hAnsi="Times New Roman"/>
          <w:iCs/>
          <w:sz w:val="24"/>
          <w:szCs w:val="24"/>
        </w:rPr>
        <w:t>irect human observations of</w:t>
      </w:r>
      <w:r w:rsidR="0034703B">
        <w:rPr>
          <w:rFonts w:ascii="Times New Roman" w:hAnsi="Times New Roman"/>
          <w:iCs/>
          <w:sz w:val="24"/>
          <w:szCs w:val="24"/>
        </w:rPr>
        <w:t xml:space="preserve"> ice phenology for</w:t>
      </w:r>
      <w:r w:rsidR="007E23D0">
        <w:rPr>
          <w:rFonts w:ascii="Times New Roman" w:hAnsi="Times New Roman"/>
          <w:iCs/>
          <w:sz w:val="24"/>
          <w:szCs w:val="24"/>
        </w:rPr>
        <w:t xml:space="preserve"> </w:t>
      </w:r>
      <w:commentRangeStart w:id="3"/>
      <w:ins w:id="4" w:author="Ryan Batt" w:date="2015-01-01T20:48:00Z">
        <w:r w:rsidR="00B83B0C">
          <w:rPr>
            <w:rFonts w:ascii="Times New Roman" w:hAnsi="Times New Roman"/>
            <w:iCs/>
            <w:sz w:val="24"/>
            <w:szCs w:val="24"/>
          </w:rPr>
          <w:t xml:space="preserve">Lake </w:t>
        </w:r>
      </w:ins>
      <w:proofErr w:type="spellStart"/>
      <w:r w:rsidR="007E23D0">
        <w:rPr>
          <w:rFonts w:ascii="Times New Roman" w:hAnsi="Times New Roman"/>
          <w:iCs/>
          <w:sz w:val="24"/>
          <w:szCs w:val="24"/>
        </w:rPr>
        <w:t>Suwa</w:t>
      </w:r>
      <w:proofErr w:type="spellEnd"/>
      <w:del w:id="5" w:author="Ryan Batt" w:date="2015-01-01T20:48:00Z">
        <w:r w:rsidR="007E23D0" w:rsidDel="00B83B0C">
          <w:rPr>
            <w:rFonts w:ascii="Times New Roman" w:hAnsi="Times New Roman"/>
            <w:iCs/>
            <w:sz w:val="24"/>
            <w:szCs w:val="24"/>
          </w:rPr>
          <w:delText xml:space="preserve"> Lake</w:delText>
        </w:r>
      </w:del>
      <w:r w:rsidR="007E23D0">
        <w:rPr>
          <w:rFonts w:ascii="Times New Roman" w:hAnsi="Times New Roman"/>
          <w:iCs/>
          <w:sz w:val="24"/>
          <w:szCs w:val="24"/>
        </w:rPr>
        <w:t>, Japan,</w:t>
      </w:r>
      <w:r>
        <w:rPr>
          <w:rFonts w:ascii="Times New Roman" w:hAnsi="Times New Roman"/>
          <w:iCs/>
          <w:sz w:val="24"/>
          <w:szCs w:val="24"/>
        </w:rPr>
        <w:t xml:space="preserve"> and </w:t>
      </w:r>
      <w:commentRangeStart w:id="6"/>
      <w:r w:rsidR="007E23D0">
        <w:rPr>
          <w:rFonts w:ascii="Times New Roman" w:hAnsi="Times New Roman"/>
          <w:iCs/>
          <w:sz w:val="24"/>
          <w:szCs w:val="24"/>
        </w:rPr>
        <w:t>Torne River</w:t>
      </w:r>
      <w:commentRangeEnd w:id="6"/>
      <w:r w:rsidR="00B83B0C">
        <w:rPr>
          <w:rStyle w:val="CommentReference"/>
          <w:rFonts w:cs="Courier"/>
        </w:rPr>
        <w:commentReference w:id="6"/>
      </w:r>
      <w:commentRangeEnd w:id="3"/>
      <w:r w:rsidR="00B83B0C">
        <w:rPr>
          <w:rStyle w:val="CommentReference"/>
          <w:rFonts w:cs="Courier"/>
        </w:rPr>
        <w:commentReference w:id="3"/>
      </w:r>
      <w:r w:rsidR="007E23D0">
        <w:rPr>
          <w:rFonts w:ascii="Times New Roman" w:hAnsi="Times New Roman"/>
          <w:iCs/>
          <w:sz w:val="24"/>
          <w:szCs w:val="24"/>
        </w:rPr>
        <w:t>, Finland,</w:t>
      </w:r>
      <w:r>
        <w:rPr>
          <w:rFonts w:ascii="Times New Roman" w:hAnsi="Times New Roman"/>
          <w:iCs/>
          <w:sz w:val="24"/>
          <w:szCs w:val="24"/>
        </w:rPr>
        <w:t xml:space="preserve"> from the past 5-7 centuries </w:t>
      </w:r>
      <w:commentRangeStart w:id="7"/>
      <w:r>
        <w:rPr>
          <w:rFonts w:ascii="Times New Roman" w:hAnsi="Times New Roman"/>
          <w:iCs/>
          <w:sz w:val="24"/>
          <w:szCs w:val="24"/>
        </w:rPr>
        <w:t>to characterize</w:t>
      </w:r>
      <w:commentRangeEnd w:id="7"/>
      <w:r w:rsidR="00B83B0C">
        <w:rPr>
          <w:rStyle w:val="CommentReference"/>
          <w:rFonts w:cs="Courier"/>
        </w:rPr>
        <w:commentReference w:id="7"/>
      </w:r>
      <w:r>
        <w:rPr>
          <w:rFonts w:ascii="Times New Roman" w:hAnsi="Times New Roman"/>
          <w:iCs/>
          <w:sz w:val="24"/>
          <w:szCs w:val="24"/>
        </w:rPr>
        <w:t xml:space="preserve"> long-term changes in climate</w:t>
      </w:r>
      <w:r w:rsidR="00F07B51">
        <w:rPr>
          <w:rFonts w:ascii="Times New Roman" w:hAnsi="Times New Roman"/>
          <w:iCs/>
          <w:sz w:val="24"/>
          <w:szCs w:val="24"/>
        </w:rPr>
        <w:t xml:space="preserve"> and variability</w:t>
      </w:r>
      <w:proofErr w:type="gramStart"/>
      <w:r>
        <w:rPr>
          <w:rFonts w:ascii="Times New Roman" w:hAnsi="Times New Roman"/>
          <w:iCs/>
          <w:sz w:val="24"/>
          <w:szCs w:val="24"/>
        </w:rPr>
        <w:t xml:space="preserve">.  </w:t>
      </w:r>
      <w:proofErr w:type="gramEnd"/>
      <w:r w:rsidR="007E23D0">
        <w:rPr>
          <w:rFonts w:ascii="Times New Roman" w:hAnsi="Times New Roman"/>
          <w:iCs/>
          <w:sz w:val="24"/>
          <w:szCs w:val="24"/>
        </w:rPr>
        <w:t xml:space="preserve">Increased rates of warming followed breakpoints of 1812 in </w:t>
      </w:r>
      <w:proofErr w:type="spellStart"/>
      <w:r w:rsidR="007E23D0">
        <w:rPr>
          <w:rFonts w:ascii="Times New Roman" w:hAnsi="Times New Roman"/>
          <w:iCs/>
          <w:sz w:val="24"/>
          <w:szCs w:val="24"/>
        </w:rPr>
        <w:t>Suwa</w:t>
      </w:r>
      <w:proofErr w:type="spellEnd"/>
      <w:r w:rsidR="00E03717">
        <w:rPr>
          <w:rFonts w:ascii="Times New Roman" w:hAnsi="Times New Roman"/>
          <w:iCs/>
          <w:sz w:val="24"/>
          <w:szCs w:val="24"/>
        </w:rPr>
        <w:t xml:space="preserve"> (</w:t>
      </w:r>
      <w:ins w:id="8" w:author="Ryan Batt" w:date="2014-12-31T12:30:00Z">
        <w:r w:rsidR="00CC567C">
          <w:rPr>
            <w:rFonts w:ascii="Times New Roman" w:hAnsi="Times New Roman"/>
            <w:iCs/>
            <w:sz w:val="24"/>
            <w:szCs w:val="24"/>
          </w:rPr>
          <w:t xml:space="preserve">from </w:t>
        </w:r>
      </w:ins>
      <w:ins w:id="9" w:author="Ryan Batt" w:date="2014-12-31T12:23:00Z">
        <w:r w:rsidR="00CC567C">
          <w:rPr>
            <w:rFonts w:ascii="Times New Roman" w:hAnsi="Times New Roman"/>
            <w:iCs/>
            <w:sz w:val="24"/>
            <w:szCs w:val="24"/>
          </w:rPr>
          <w:t xml:space="preserve">0.46 </w:t>
        </w:r>
      </w:ins>
      <w:ins w:id="10" w:author="Ryan Batt" w:date="2014-12-31T12:30:00Z">
        <w:r w:rsidR="00CC567C">
          <w:rPr>
            <w:rFonts w:ascii="Times New Roman" w:hAnsi="Times New Roman"/>
            <w:iCs/>
            <w:sz w:val="24"/>
            <w:szCs w:val="24"/>
          </w:rPr>
          <w:t>to</w:t>
        </w:r>
      </w:ins>
      <w:ins w:id="11" w:author="Ryan Batt" w:date="2014-12-31T12:23:00Z">
        <w:r w:rsidR="00CC567C">
          <w:rPr>
            <w:rFonts w:ascii="Times New Roman" w:hAnsi="Times New Roman"/>
            <w:iCs/>
            <w:sz w:val="24"/>
            <w:szCs w:val="24"/>
          </w:rPr>
          <w:t xml:space="preserve"> 1.87 days per decade</w:t>
        </w:r>
      </w:ins>
      <w:del w:id="12" w:author="Ryan Batt" w:date="2014-12-31T12:23:00Z">
        <w:r w:rsidR="00E03717" w:rsidRPr="00E03717" w:rsidDel="00CC567C">
          <w:rPr>
            <w:rFonts w:ascii="Times New Roman" w:hAnsi="Times New Roman"/>
            <w:iCs/>
            <w:sz w:val="24"/>
            <w:szCs w:val="24"/>
            <w:highlight w:val="yellow"/>
          </w:rPr>
          <w:delText>slopes</w:delText>
        </w:r>
      </w:del>
      <w:r w:rsidR="00E03717">
        <w:rPr>
          <w:rFonts w:ascii="Times New Roman" w:hAnsi="Times New Roman"/>
          <w:iCs/>
          <w:sz w:val="24"/>
          <w:szCs w:val="24"/>
        </w:rPr>
        <w:t>)</w:t>
      </w:r>
      <w:r w:rsidR="007E23D0">
        <w:rPr>
          <w:rFonts w:ascii="Times New Roman" w:hAnsi="Times New Roman"/>
          <w:iCs/>
          <w:sz w:val="24"/>
          <w:szCs w:val="24"/>
        </w:rPr>
        <w:t xml:space="preserve"> and 1867 in Torne</w:t>
      </w:r>
      <w:r w:rsidR="00E03717">
        <w:rPr>
          <w:rFonts w:ascii="Times New Roman" w:hAnsi="Times New Roman"/>
          <w:iCs/>
          <w:sz w:val="24"/>
          <w:szCs w:val="24"/>
        </w:rPr>
        <w:t xml:space="preserve"> (</w:t>
      </w:r>
      <w:ins w:id="13" w:author="Ryan Batt" w:date="2014-12-31T12:30:00Z">
        <w:r w:rsidR="00CC567C">
          <w:rPr>
            <w:rFonts w:ascii="Times New Roman" w:hAnsi="Times New Roman"/>
            <w:iCs/>
            <w:sz w:val="24"/>
            <w:szCs w:val="24"/>
          </w:rPr>
          <w:t xml:space="preserve">from </w:t>
        </w:r>
      </w:ins>
      <w:commentRangeStart w:id="14"/>
      <w:del w:id="15" w:author="Ryan Batt" w:date="2014-12-31T12:27:00Z">
        <w:r w:rsidR="00E03717" w:rsidRPr="00E03717" w:rsidDel="00CC567C">
          <w:rPr>
            <w:rFonts w:ascii="Times New Roman" w:hAnsi="Times New Roman"/>
            <w:iCs/>
            <w:sz w:val="24"/>
            <w:szCs w:val="24"/>
            <w:highlight w:val="yellow"/>
          </w:rPr>
          <w:delText>slopes</w:delText>
        </w:r>
        <w:commentRangeEnd w:id="14"/>
        <w:r w:rsidR="00E03717" w:rsidDel="00CC567C">
          <w:rPr>
            <w:rStyle w:val="CommentReference"/>
            <w:rFonts w:cs="Courier"/>
          </w:rPr>
          <w:commentReference w:id="14"/>
        </w:r>
      </w:del>
      <w:ins w:id="16" w:author="Ryan Batt" w:date="2014-12-31T12:27:00Z">
        <w:r w:rsidR="00CC567C">
          <w:rPr>
            <w:rFonts w:ascii="Times New Roman" w:hAnsi="Times New Roman"/>
            <w:iCs/>
            <w:sz w:val="24"/>
            <w:szCs w:val="24"/>
          </w:rPr>
          <w:t xml:space="preserve">-0.30 </w:t>
        </w:r>
      </w:ins>
      <w:ins w:id="17" w:author="Ryan Batt" w:date="2014-12-31T12:31:00Z">
        <w:r w:rsidR="00CC567C">
          <w:rPr>
            <w:rFonts w:ascii="Times New Roman" w:hAnsi="Times New Roman"/>
            <w:iCs/>
            <w:sz w:val="24"/>
            <w:szCs w:val="24"/>
          </w:rPr>
          <w:t>to</w:t>
        </w:r>
      </w:ins>
      <w:ins w:id="18" w:author="Ryan Batt" w:date="2014-12-31T12:27:00Z">
        <w:r w:rsidR="00CC567C">
          <w:rPr>
            <w:rFonts w:ascii="Times New Roman" w:hAnsi="Times New Roman"/>
            <w:iCs/>
            <w:sz w:val="24"/>
            <w:szCs w:val="24"/>
          </w:rPr>
          <w:t xml:space="preserve"> -0.66 days per decade</w:t>
        </w:r>
      </w:ins>
      <w:r w:rsidR="00E03717">
        <w:rPr>
          <w:rFonts w:ascii="Times New Roman" w:hAnsi="Times New Roman"/>
          <w:iCs/>
          <w:sz w:val="24"/>
          <w:szCs w:val="24"/>
        </w:rPr>
        <w:t>)</w:t>
      </w:r>
      <w:r w:rsidR="00F07B51">
        <w:rPr>
          <w:rFonts w:ascii="Times New Roman" w:hAnsi="Times New Roman"/>
          <w:iCs/>
          <w:sz w:val="24"/>
          <w:szCs w:val="24"/>
        </w:rPr>
        <w:t>,</w:t>
      </w:r>
      <w:r w:rsidR="007E23D0">
        <w:rPr>
          <w:rFonts w:ascii="Times New Roman" w:hAnsi="Times New Roman"/>
          <w:iCs/>
          <w:sz w:val="24"/>
          <w:szCs w:val="24"/>
        </w:rPr>
        <w:t xml:space="preserve"> coinciding generally with the end of the Little Ice Age and the start of the Industrial Revolution</w:t>
      </w:r>
      <w:proofErr w:type="gramStart"/>
      <w:r w:rsidR="007E23D0">
        <w:rPr>
          <w:rFonts w:ascii="Times New Roman" w:hAnsi="Times New Roman"/>
          <w:iCs/>
          <w:sz w:val="24"/>
          <w:szCs w:val="24"/>
        </w:rPr>
        <w:t>.</w:t>
      </w:r>
      <w:r w:rsidR="00956360">
        <w:rPr>
          <w:rFonts w:ascii="Times New Roman" w:hAnsi="Times New Roman"/>
          <w:iCs/>
          <w:sz w:val="24"/>
          <w:szCs w:val="24"/>
        </w:rPr>
        <w:t xml:space="preserve">  </w:t>
      </w:r>
      <w:proofErr w:type="gramEnd"/>
      <w:r w:rsidR="00956360">
        <w:rPr>
          <w:rFonts w:ascii="Times New Roman" w:hAnsi="Times New Roman"/>
          <w:iCs/>
          <w:sz w:val="24"/>
          <w:szCs w:val="24"/>
        </w:rPr>
        <w:t>Variability in</w:t>
      </w:r>
      <w:r w:rsidR="00287880">
        <w:rPr>
          <w:rFonts w:ascii="Times New Roman" w:hAnsi="Times New Roman"/>
          <w:iCs/>
          <w:sz w:val="24"/>
          <w:szCs w:val="24"/>
        </w:rPr>
        <w:t xml:space="preserve"> </w:t>
      </w:r>
      <w:del w:id="19" w:author="Ryan Batt" w:date="2014-12-31T12:32:00Z">
        <w:r w:rsidR="00287880" w:rsidDel="00FF0764">
          <w:rPr>
            <w:rFonts w:ascii="Times New Roman" w:hAnsi="Times New Roman"/>
            <w:iCs/>
            <w:sz w:val="24"/>
            <w:szCs w:val="24"/>
          </w:rPr>
          <w:delText xml:space="preserve">timing </w:delText>
        </w:r>
      </w:del>
      <w:ins w:id="20" w:author="Ryan Batt" w:date="2014-12-31T12:32:00Z">
        <w:r w:rsidR="00FF0764">
          <w:rPr>
            <w:rFonts w:ascii="Times New Roman" w:hAnsi="Times New Roman"/>
            <w:iCs/>
            <w:sz w:val="24"/>
            <w:szCs w:val="24"/>
          </w:rPr>
          <w:t xml:space="preserve">date </w:t>
        </w:r>
      </w:ins>
      <w:r w:rsidR="00287880">
        <w:rPr>
          <w:rFonts w:ascii="Times New Roman" w:hAnsi="Times New Roman"/>
          <w:iCs/>
          <w:sz w:val="24"/>
          <w:szCs w:val="24"/>
        </w:rPr>
        <w:t xml:space="preserve">of ice formation </w:t>
      </w:r>
      <w:del w:id="21" w:author="Ryan Batt" w:date="2014-12-31T12:32:00Z">
        <w:r w:rsidR="00287880" w:rsidDel="00FF0764">
          <w:rPr>
            <w:rFonts w:ascii="Times New Roman" w:hAnsi="Times New Roman"/>
            <w:iCs/>
            <w:sz w:val="24"/>
            <w:szCs w:val="24"/>
          </w:rPr>
          <w:delText xml:space="preserve">and </w:delText>
        </w:r>
      </w:del>
      <w:ins w:id="22" w:author="Ryan Batt" w:date="2014-12-31T12:32:00Z">
        <w:r w:rsidR="00FF0764">
          <w:rPr>
            <w:rFonts w:ascii="Times New Roman" w:hAnsi="Times New Roman"/>
            <w:iCs/>
            <w:sz w:val="24"/>
            <w:szCs w:val="24"/>
          </w:rPr>
          <w:t xml:space="preserve">or </w:t>
        </w:r>
      </w:ins>
      <w:r w:rsidR="00287880">
        <w:rPr>
          <w:rFonts w:ascii="Times New Roman" w:hAnsi="Times New Roman"/>
          <w:iCs/>
          <w:sz w:val="24"/>
          <w:szCs w:val="24"/>
        </w:rPr>
        <w:t xml:space="preserve">breakup </w:t>
      </w:r>
      <w:del w:id="23" w:author="Ryan Batt" w:date="2014-12-31T12:31:00Z">
        <w:r w:rsidR="00287880" w:rsidDel="0042433B">
          <w:rPr>
            <w:rFonts w:ascii="Times New Roman" w:hAnsi="Times New Roman"/>
            <w:iCs/>
            <w:sz w:val="24"/>
            <w:szCs w:val="24"/>
          </w:rPr>
          <w:delText>using</w:delText>
        </w:r>
        <w:r w:rsidR="00956360" w:rsidDel="0042433B">
          <w:rPr>
            <w:rFonts w:ascii="Times New Roman" w:hAnsi="Times New Roman"/>
            <w:iCs/>
            <w:sz w:val="24"/>
            <w:szCs w:val="24"/>
          </w:rPr>
          <w:delText xml:space="preserve"> 30-year windows </w:delText>
        </w:r>
      </w:del>
      <w:r w:rsidR="00956360">
        <w:rPr>
          <w:rFonts w:ascii="Times New Roman" w:hAnsi="Times New Roman"/>
          <w:iCs/>
          <w:sz w:val="24"/>
          <w:szCs w:val="24"/>
        </w:rPr>
        <w:t>decreased or did not change over the extent of the records</w:t>
      </w:r>
      <w:proofErr w:type="gramStart"/>
      <w:r w:rsidR="00956360">
        <w:rPr>
          <w:rFonts w:ascii="Times New Roman" w:hAnsi="Times New Roman"/>
          <w:iCs/>
          <w:sz w:val="24"/>
          <w:szCs w:val="24"/>
        </w:rPr>
        <w:t xml:space="preserve">.  </w:t>
      </w:r>
      <w:proofErr w:type="gramEnd"/>
      <w:r w:rsidR="00956360">
        <w:rPr>
          <w:rFonts w:ascii="Times New Roman" w:hAnsi="Times New Roman"/>
          <w:iCs/>
          <w:sz w:val="24"/>
          <w:szCs w:val="24"/>
        </w:rPr>
        <w:t xml:space="preserve">Significant </w:t>
      </w:r>
      <w:del w:id="24" w:author="Ryan Batt" w:date="2014-12-31T12:33:00Z">
        <w:r w:rsidR="00956360" w:rsidDel="00FF0764">
          <w:rPr>
            <w:rFonts w:ascii="Times New Roman" w:hAnsi="Times New Roman"/>
            <w:iCs/>
            <w:sz w:val="24"/>
            <w:szCs w:val="24"/>
          </w:rPr>
          <w:delText xml:space="preserve">periodicities of </w:delText>
        </w:r>
      </w:del>
      <w:r w:rsidR="00956360">
        <w:rPr>
          <w:rFonts w:ascii="Times New Roman" w:hAnsi="Times New Roman"/>
          <w:iCs/>
          <w:sz w:val="24"/>
          <w:szCs w:val="24"/>
        </w:rPr>
        <w:t xml:space="preserve">oscillations </w:t>
      </w:r>
      <w:ins w:id="25" w:author="Ryan Batt" w:date="2014-12-31T12:34:00Z">
        <w:r w:rsidR="00FF0764">
          <w:rPr>
            <w:rFonts w:ascii="Times New Roman" w:hAnsi="Times New Roman"/>
            <w:iCs/>
            <w:sz w:val="24"/>
            <w:szCs w:val="24"/>
          </w:rPr>
          <w:t>faded in the latter portion of the records</w:t>
        </w:r>
      </w:ins>
      <w:del w:id="26" w:author="Ryan Batt" w:date="2014-12-31T12:34:00Z">
        <w:r w:rsidR="00956360" w:rsidDel="00FF0764">
          <w:rPr>
            <w:rFonts w:ascii="Times New Roman" w:hAnsi="Times New Roman"/>
            <w:iCs/>
            <w:sz w:val="24"/>
            <w:szCs w:val="24"/>
          </w:rPr>
          <w:delText>did not persist over the entire time series</w:delText>
        </w:r>
      </w:del>
      <w:r w:rsidR="00956360">
        <w:rPr>
          <w:rFonts w:ascii="Times New Roman" w:hAnsi="Times New Roman"/>
          <w:iCs/>
          <w:sz w:val="24"/>
          <w:szCs w:val="24"/>
        </w:rPr>
        <w:t>, suggesting structural changes in teleconnections of climate drivers</w:t>
      </w:r>
      <w:r w:rsidR="00287880">
        <w:rPr>
          <w:rFonts w:ascii="Times New Roman" w:hAnsi="Times New Roman"/>
          <w:iCs/>
          <w:sz w:val="24"/>
          <w:szCs w:val="24"/>
        </w:rPr>
        <w:t xml:space="preserve"> in response to a changing climate</w:t>
      </w:r>
      <w:proofErr w:type="gramStart"/>
      <w:r w:rsidR="00956360">
        <w:rPr>
          <w:rFonts w:ascii="Times New Roman" w:hAnsi="Times New Roman"/>
          <w:iCs/>
          <w:sz w:val="24"/>
          <w:szCs w:val="24"/>
        </w:rPr>
        <w:t xml:space="preserve">.  </w:t>
      </w:r>
      <w:proofErr w:type="gramEnd"/>
      <w:ins w:id="27" w:author="Ryan Batt" w:date="2014-12-31T12:34:00Z">
        <w:r w:rsidR="00FF0764">
          <w:rPr>
            <w:rFonts w:ascii="Times New Roman" w:hAnsi="Times New Roman"/>
            <w:iCs/>
            <w:sz w:val="24"/>
            <w:szCs w:val="24"/>
          </w:rPr>
          <w:t xml:space="preserve">Later ice formation and earlier ice breakup </w:t>
        </w:r>
      </w:ins>
      <w:del w:id="28" w:author="Ryan Batt" w:date="2014-12-31T12:35:00Z">
        <w:r w:rsidR="00956360" w:rsidDel="00FF0764">
          <w:rPr>
            <w:rFonts w:ascii="Times New Roman" w:hAnsi="Times New Roman"/>
            <w:iCs/>
            <w:sz w:val="24"/>
            <w:szCs w:val="24"/>
          </w:rPr>
          <w:delText xml:space="preserve">Elevated </w:delText>
        </w:r>
      </w:del>
      <w:ins w:id="29" w:author="Ryan Batt" w:date="2014-12-31T12:35:00Z">
        <w:r w:rsidR="00FF0764">
          <w:rPr>
            <w:rFonts w:ascii="Times New Roman" w:hAnsi="Times New Roman"/>
            <w:iCs/>
            <w:sz w:val="24"/>
            <w:szCs w:val="24"/>
          </w:rPr>
          <w:t xml:space="preserve">were correlated with increased </w:t>
        </w:r>
      </w:ins>
      <w:r w:rsidR="00956360">
        <w:rPr>
          <w:rFonts w:ascii="Times New Roman" w:hAnsi="Times New Roman"/>
          <w:iCs/>
          <w:sz w:val="24"/>
          <w:szCs w:val="24"/>
        </w:rPr>
        <w:t>atmospheric CO</w:t>
      </w:r>
      <w:r w:rsidR="00956360">
        <w:rPr>
          <w:rFonts w:ascii="Times New Roman" w:hAnsi="Times New Roman"/>
          <w:iCs/>
          <w:sz w:val="24"/>
          <w:szCs w:val="24"/>
          <w:vertAlign w:val="subscript"/>
        </w:rPr>
        <w:t xml:space="preserve">2 </w:t>
      </w:r>
      <w:r w:rsidR="00956360">
        <w:rPr>
          <w:rFonts w:ascii="Times New Roman" w:hAnsi="Times New Roman"/>
          <w:iCs/>
          <w:sz w:val="24"/>
          <w:szCs w:val="24"/>
        </w:rPr>
        <w:t>concentrations and air temperatures</w:t>
      </w:r>
      <w:del w:id="30" w:author="Ryan Batt" w:date="2014-12-31T12:35:00Z">
        <w:r w:rsidR="00956360" w:rsidDel="00FF0764">
          <w:rPr>
            <w:rFonts w:ascii="Times New Roman" w:hAnsi="Times New Roman"/>
            <w:iCs/>
            <w:sz w:val="24"/>
            <w:szCs w:val="24"/>
          </w:rPr>
          <w:delText xml:space="preserve"> have the strongest relationships to</w:delText>
        </w:r>
      </w:del>
      <w:del w:id="31" w:author="Ryan Batt" w:date="2014-12-31T12:34:00Z">
        <w:r w:rsidR="00956360" w:rsidDel="00FF0764">
          <w:rPr>
            <w:rFonts w:ascii="Times New Roman" w:hAnsi="Times New Roman"/>
            <w:iCs/>
            <w:sz w:val="24"/>
            <w:szCs w:val="24"/>
          </w:rPr>
          <w:delText xml:space="preserve"> later ice formation and earlier ice breakup</w:delText>
        </w:r>
      </w:del>
      <w:r w:rsidR="00956360">
        <w:rPr>
          <w:rFonts w:ascii="Times New Roman" w:hAnsi="Times New Roman"/>
          <w:iCs/>
          <w:sz w:val="24"/>
          <w:szCs w:val="24"/>
        </w:rPr>
        <w:t xml:space="preserve">, particularly after the breakpoints, suggesting the role of climate change in changing ice </w:t>
      </w:r>
      <w:proofErr w:type="spellStart"/>
      <w:r w:rsidR="00956360">
        <w:rPr>
          <w:rFonts w:ascii="Times New Roman" w:hAnsi="Times New Roman"/>
          <w:iCs/>
          <w:sz w:val="24"/>
          <w:szCs w:val="24"/>
        </w:rPr>
        <w:t>phenologies</w:t>
      </w:r>
      <w:proofErr w:type="spellEnd"/>
      <w:r w:rsidR="00956360">
        <w:rPr>
          <w:rFonts w:ascii="Times New Roman" w:hAnsi="Times New Roman"/>
          <w:iCs/>
          <w:sz w:val="24"/>
          <w:szCs w:val="24"/>
        </w:rPr>
        <w:t>.</w:t>
      </w:r>
    </w:p>
    <w:p w14:paraId="14539A72" w14:textId="6E9031A0" w:rsidR="00EA03D2" w:rsidRDefault="00EF7BC8" w:rsidP="006F651F">
      <w:pPr>
        <w:spacing w:line="480" w:lineRule="auto"/>
        <w:ind w:left="0" w:firstLine="0"/>
        <w:rPr>
          <w:rFonts w:ascii="Times New Roman" w:hAnsi="Times New Roman"/>
          <w:b/>
          <w:bCs/>
          <w:sz w:val="24"/>
          <w:szCs w:val="24"/>
        </w:rPr>
      </w:pPr>
      <w:r>
        <w:rPr>
          <w:rFonts w:ascii="Times New Roman" w:hAnsi="Times New Roman"/>
          <w:b/>
          <w:bCs/>
          <w:sz w:val="24"/>
          <w:szCs w:val="24"/>
        </w:rPr>
        <w:t>Main text</w:t>
      </w:r>
    </w:p>
    <w:p w14:paraId="6658BEA2" w14:textId="632ABFE4" w:rsidR="006C13A6" w:rsidRDefault="00EA03D2" w:rsidP="00AB4089">
      <w:pPr>
        <w:spacing w:line="480" w:lineRule="auto"/>
        <w:ind w:left="0" w:firstLine="720"/>
        <w:rPr>
          <w:rFonts w:ascii="Times New Roman" w:hAnsi="Times New Roman"/>
          <w:sz w:val="24"/>
          <w:szCs w:val="24"/>
        </w:rPr>
      </w:pPr>
      <w:r>
        <w:rPr>
          <w:rFonts w:ascii="Times New Roman" w:hAnsi="Times New Roman"/>
          <w:sz w:val="24"/>
          <w:szCs w:val="24"/>
        </w:rPr>
        <w:t>Direct annual observations</w:t>
      </w:r>
      <w:r w:rsidR="006112A8">
        <w:rPr>
          <w:rFonts w:ascii="Times New Roman" w:hAnsi="Times New Roman"/>
          <w:sz w:val="24"/>
          <w:szCs w:val="24"/>
        </w:rPr>
        <w:t xml:space="preserve"> by humans</w:t>
      </w:r>
      <w:r>
        <w:rPr>
          <w:rFonts w:ascii="Times New Roman" w:hAnsi="Times New Roman"/>
          <w:sz w:val="24"/>
          <w:szCs w:val="24"/>
        </w:rPr>
        <w:t xml:space="preserve"> </w:t>
      </w:r>
      <w:r w:rsidR="00E62FD5">
        <w:rPr>
          <w:rFonts w:ascii="Times New Roman" w:hAnsi="Times New Roman"/>
          <w:sz w:val="24"/>
          <w:szCs w:val="24"/>
        </w:rPr>
        <w:t xml:space="preserve">of climatic variables </w:t>
      </w:r>
      <w:r>
        <w:rPr>
          <w:rFonts w:ascii="Times New Roman" w:hAnsi="Times New Roman"/>
          <w:sz w:val="24"/>
          <w:szCs w:val="24"/>
        </w:rPr>
        <w:t xml:space="preserve">over 5 to 7 centuries are </w:t>
      </w:r>
      <w:commentRangeStart w:id="32"/>
      <w:r>
        <w:rPr>
          <w:rFonts w:ascii="Times New Roman" w:hAnsi="Times New Roman"/>
          <w:sz w:val="24"/>
          <w:szCs w:val="24"/>
        </w:rPr>
        <w:t>rare</w:t>
      </w:r>
      <w:commentRangeEnd w:id="32"/>
      <w:r w:rsidR="00B4081F">
        <w:rPr>
          <w:rStyle w:val="CommentReference"/>
          <w:rFonts w:cs="Courier"/>
        </w:rPr>
        <w:commentReference w:id="32"/>
      </w:r>
      <w:r w:rsidR="00714E09">
        <w:rPr>
          <w:rFonts w:ascii="Times New Roman" w:hAnsi="Times New Roman"/>
          <w:sz w:val="24"/>
          <w:szCs w:val="24"/>
        </w:rPr>
        <w:t xml:space="preserve">, as most long-term climate time series have been inferred using </w:t>
      </w:r>
      <w:proofErr w:type="spellStart"/>
      <w:r w:rsidR="00714E09">
        <w:rPr>
          <w:rFonts w:ascii="Times New Roman" w:hAnsi="Times New Roman"/>
          <w:sz w:val="24"/>
          <w:szCs w:val="24"/>
        </w:rPr>
        <w:t>paleo</w:t>
      </w:r>
      <w:proofErr w:type="spellEnd"/>
      <w:r w:rsidR="00714E09">
        <w:rPr>
          <w:rFonts w:ascii="Times New Roman" w:hAnsi="Times New Roman"/>
          <w:sz w:val="24"/>
          <w:szCs w:val="24"/>
        </w:rPr>
        <w:t>-chronologies</w:t>
      </w:r>
      <w:r>
        <w:rPr>
          <w:rFonts w:ascii="Times New Roman" w:hAnsi="Times New Roman"/>
          <w:sz w:val="24"/>
          <w:szCs w:val="24"/>
        </w:rPr>
        <w:t>.</w:t>
      </w:r>
      <w:commentRangeStart w:id="33"/>
      <w:r>
        <w:rPr>
          <w:rFonts w:ascii="Times New Roman" w:hAnsi="Times New Roman"/>
          <w:sz w:val="24"/>
          <w:szCs w:val="24"/>
        </w:rPr>
        <w:t xml:space="preserve"> </w:t>
      </w:r>
      <w:commentRangeEnd w:id="33"/>
      <w:r w:rsidR="00B83B0C">
        <w:rPr>
          <w:rStyle w:val="CommentReference"/>
          <w:rFonts w:cs="Courier"/>
        </w:rPr>
        <w:commentReference w:id="33"/>
      </w:r>
      <w:r>
        <w:rPr>
          <w:rFonts w:ascii="Times New Roman" w:hAnsi="Times New Roman"/>
          <w:sz w:val="24"/>
          <w:szCs w:val="24"/>
        </w:rPr>
        <w:t xml:space="preserve"> </w:t>
      </w:r>
      <w:r w:rsidR="00E62FD5">
        <w:rPr>
          <w:rFonts w:ascii="Times New Roman" w:hAnsi="Times New Roman"/>
          <w:sz w:val="24"/>
          <w:szCs w:val="24"/>
        </w:rPr>
        <w:t>We analyze</w:t>
      </w:r>
      <w:ins w:id="34" w:author="Ryan Batt" w:date="2014-12-31T12:42:00Z">
        <w:r w:rsidR="00B4081F">
          <w:rPr>
            <w:rFonts w:ascii="Times New Roman" w:hAnsi="Times New Roman"/>
            <w:sz w:val="24"/>
            <w:szCs w:val="24"/>
          </w:rPr>
          <w:t>d</w:t>
        </w:r>
      </w:ins>
      <w:r w:rsidR="00E62FD5">
        <w:rPr>
          <w:rFonts w:ascii="Times New Roman" w:hAnsi="Times New Roman"/>
          <w:sz w:val="24"/>
          <w:szCs w:val="24"/>
        </w:rPr>
        <w:t xml:space="preserve"> the </w:t>
      </w:r>
      <w:r w:rsidR="001B63FE">
        <w:rPr>
          <w:rFonts w:ascii="Times New Roman" w:hAnsi="Times New Roman"/>
          <w:sz w:val="24"/>
          <w:szCs w:val="24"/>
        </w:rPr>
        <w:t xml:space="preserve">two </w:t>
      </w:r>
      <w:r w:rsidR="00E62FD5">
        <w:rPr>
          <w:rFonts w:ascii="Times New Roman" w:hAnsi="Times New Roman"/>
          <w:sz w:val="24"/>
          <w:szCs w:val="24"/>
        </w:rPr>
        <w:t>longest known contemporary ice records</w:t>
      </w:r>
      <w:r w:rsidR="001B63FE">
        <w:rPr>
          <w:rFonts w:ascii="Times New Roman" w:hAnsi="Times New Roman"/>
          <w:sz w:val="24"/>
          <w:szCs w:val="24"/>
        </w:rPr>
        <w:t xml:space="preserve"> from inland waters, the </w:t>
      </w:r>
      <w:r w:rsidR="006112A8">
        <w:rPr>
          <w:rFonts w:ascii="Times New Roman" w:hAnsi="Times New Roman"/>
          <w:sz w:val="24"/>
          <w:szCs w:val="24"/>
        </w:rPr>
        <w:t xml:space="preserve">timing of ice breakup </w:t>
      </w:r>
      <w:r w:rsidR="008A28A3">
        <w:rPr>
          <w:rFonts w:ascii="Times New Roman" w:hAnsi="Times New Roman"/>
          <w:sz w:val="24"/>
          <w:szCs w:val="24"/>
        </w:rPr>
        <w:t xml:space="preserve">from </w:t>
      </w:r>
      <w:r w:rsidR="00E62FD5">
        <w:rPr>
          <w:rFonts w:ascii="Times New Roman" w:hAnsi="Times New Roman"/>
          <w:sz w:val="24"/>
          <w:szCs w:val="24"/>
        </w:rPr>
        <w:t>1443</w:t>
      </w:r>
      <w:r w:rsidR="008A28A3">
        <w:rPr>
          <w:rFonts w:ascii="Times New Roman" w:hAnsi="Times New Roman"/>
          <w:sz w:val="24"/>
          <w:szCs w:val="24"/>
        </w:rPr>
        <w:t>-2004</w:t>
      </w:r>
      <w:r w:rsidR="001B63FE">
        <w:rPr>
          <w:rFonts w:ascii="Times New Roman" w:hAnsi="Times New Roman"/>
          <w:sz w:val="24"/>
          <w:szCs w:val="24"/>
        </w:rPr>
        <w:t xml:space="preserve"> for </w:t>
      </w:r>
      <w:ins w:id="35" w:author="Ryan Batt" w:date="2015-01-01T20:48:00Z">
        <w:r w:rsidR="00B83B0C">
          <w:rPr>
            <w:rFonts w:ascii="Times New Roman" w:hAnsi="Times New Roman"/>
            <w:sz w:val="24"/>
            <w:szCs w:val="24"/>
          </w:rPr>
          <w:t xml:space="preserve">Lake </w:t>
        </w:r>
      </w:ins>
      <w:proofErr w:type="spellStart"/>
      <w:r w:rsidR="00E62FD5">
        <w:rPr>
          <w:rFonts w:ascii="Times New Roman" w:hAnsi="Times New Roman"/>
          <w:sz w:val="24"/>
          <w:szCs w:val="24"/>
        </w:rPr>
        <w:t>Suwa</w:t>
      </w:r>
      <w:proofErr w:type="spellEnd"/>
      <w:del w:id="36" w:author="Ryan Batt" w:date="2015-01-01T20:48:00Z">
        <w:r w:rsidR="00EA5938" w:rsidDel="00B83B0C">
          <w:rPr>
            <w:rFonts w:ascii="Times New Roman" w:hAnsi="Times New Roman"/>
            <w:sz w:val="24"/>
            <w:szCs w:val="24"/>
          </w:rPr>
          <w:delText xml:space="preserve"> Lake</w:delText>
        </w:r>
      </w:del>
      <w:r w:rsidR="00E62FD5">
        <w:rPr>
          <w:rFonts w:ascii="Times New Roman" w:hAnsi="Times New Roman"/>
          <w:sz w:val="24"/>
          <w:szCs w:val="24"/>
        </w:rPr>
        <w:t>, Japan and</w:t>
      </w:r>
      <w:r w:rsidR="001B63FE">
        <w:rPr>
          <w:rFonts w:ascii="Times New Roman" w:hAnsi="Times New Roman"/>
          <w:sz w:val="24"/>
          <w:szCs w:val="24"/>
        </w:rPr>
        <w:t xml:space="preserve"> the timing of ice breakup from </w:t>
      </w:r>
      <w:r w:rsidR="00E62FD5">
        <w:rPr>
          <w:rFonts w:ascii="Times New Roman" w:hAnsi="Times New Roman"/>
          <w:sz w:val="24"/>
          <w:szCs w:val="24"/>
        </w:rPr>
        <w:t>1692</w:t>
      </w:r>
      <w:r w:rsidR="008A28A3">
        <w:rPr>
          <w:rFonts w:ascii="Times New Roman" w:hAnsi="Times New Roman"/>
          <w:sz w:val="24"/>
          <w:szCs w:val="24"/>
        </w:rPr>
        <w:t>-2013</w:t>
      </w:r>
      <w:r w:rsidR="00F07B51">
        <w:rPr>
          <w:rFonts w:ascii="Times New Roman" w:hAnsi="Times New Roman"/>
          <w:sz w:val="24"/>
          <w:szCs w:val="24"/>
        </w:rPr>
        <w:t xml:space="preserve"> for</w:t>
      </w:r>
      <w:r w:rsidR="001B63FE">
        <w:rPr>
          <w:rFonts w:ascii="Times New Roman" w:hAnsi="Times New Roman"/>
          <w:sz w:val="24"/>
          <w:szCs w:val="24"/>
        </w:rPr>
        <w:t xml:space="preserve"> </w:t>
      </w:r>
      <w:r w:rsidR="00EA5938">
        <w:rPr>
          <w:rFonts w:ascii="Times New Roman" w:hAnsi="Times New Roman"/>
          <w:sz w:val="24"/>
          <w:szCs w:val="24"/>
        </w:rPr>
        <w:t>Torne River</w:t>
      </w:r>
      <w:r w:rsidR="00E62FD5">
        <w:rPr>
          <w:rFonts w:ascii="Times New Roman" w:hAnsi="Times New Roman"/>
          <w:sz w:val="24"/>
          <w:szCs w:val="24"/>
        </w:rPr>
        <w:t>, Finland</w:t>
      </w:r>
      <w:proofErr w:type="gramStart"/>
      <w:r w:rsidR="001B63FE">
        <w:rPr>
          <w:rFonts w:ascii="Times New Roman" w:hAnsi="Times New Roman"/>
          <w:sz w:val="24"/>
          <w:szCs w:val="24"/>
        </w:rPr>
        <w:t xml:space="preserve">.  </w:t>
      </w:r>
      <w:proofErr w:type="gramEnd"/>
      <w:r w:rsidR="00C36AA2">
        <w:rPr>
          <w:rFonts w:ascii="Times New Roman" w:hAnsi="Times New Roman"/>
          <w:sz w:val="24"/>
          <w:szCs w:val="24"/>
        </w:rPr>
        <w:t>We</w:t>
      </w:r>
      <w:r w:rsidR="00714E09">
        <w:rPr>
          <w:rFonts w:ascii="Times New Roman" w:hAnsi="Times New Roman"/>
          <w:sz w:val="24"/>
          <w:szCs w:val="24"/>
        </w:rPr>
        <w:t xml:space="preserve"> </w:t>
      </w:r>
      <w:r w:rsidR="00C36AA2">
        <w:rPr>
          <w:rFonts w:ascii="Times New Roman" w:hAnsi="Times New Roman"/>
          <w:sz w:val="24"/>
          <w:szCs w:val="24"/>
        </w:rPr>
        <w:t xml:space="preserve">identified </w:t>
      </w:r>
      <w:r w:rsidR="001B63FE">
        <w:rPr>
          <w:rFonts w:ascii="Times New Roman" w:hAnsi="Times New Roman"/>
          <w:sz w:val="24"/>
          <w:szCs w:val="24"/>
        </w:rPr>
        <w:t>changing trends, variability, and periodicity in climate</w:t>
      </w:r>
      <w:r w:rsidR="00482B40">
        <w:rPr>
          <w:rFonts w:ascii="Times New Roman" w:hAnsi="Times New Roman"/>
          <w:sz w:val="24"/>
          <w:szCs w:val="24"/>
        </w:rPr>
        <w:t xml:space="preserve"> using </w:t>
      </w:r>
      <w:r w:rsidR="001B63FE">
        <w:rPr>
          <w:rFonts w:ascii="Times New Roman" w:hAnsi="Times New Roman"/>
          <w:sz w:val="24"/>
          <w:szCs w:val="24"/>
        </w:rPr>
        <w:t>observational records</w:t>
      </w:r>
      <w:r w:rsidR="00482B40">
        <w:rPr>
          <w:rFonts w:ascii="Times New Roman" w:hAnsi="Times New Roman"/>
          <w:sz w:val="24"/>
          <w:szCs w:val="24"/>
        </w:rPr>
        <w:t xml:space="preserve"> </w:t>
      </w:r>
      <w:r w:rsidR="00C36AA2">
        <w:rPr>
          <w:rFonts w:ascii="Times New Roman" w:hAnsi="Times New Roman"/>
          <w:sz w:val="24"/>
          <w:szCs w:val="24"/>
        </w:rPr>
        <w:t>that</w:t>
      </w:r>
      <w:r w:rsidR="00FA2F97">
        <w:rPr>
          <w:rFonts w:ascii="Times New Roman" w:hAnsi="Times New Roman"/>
          <w:sz w:val="24"/>
          <w:szCs w:val="24"/>
        </w:rPr>
        <w:t xml:space="preserve"> </w:t>
      </w:r>
      <w:r w:rsidR="00442743">
        <w:rPr>
          <w:rFonts w:ascii="Times New Roman" w:hAnsi="Times New Roman"/>
          <w:sz w:val="24"/>
          <w:szCs w:val="24"/>
        </w:rPr>
        <w:t>encompass</w:t>
      </w:r>
      <w:r w:rsidR="00482B40">
        <w:rPr>
          <w:rFonts w:ascii="Times New Roman" w:hAnsi="Times New Roman"/>
          <w:sz w:val="24"/>
          <w:szCs w:val="24"/>
        </w:rPr>
        <w:t>ed</w:t>
      </w:r>
      <w:r w:rsidR="00FA2F97">
        <w:rPr>
          <w:rFonts w:ascii="Times New Roman" w:hAnsi="Times New Roman"/>
          <w:sz w:val="24"/>
          <w:szCs w:val="24"/>
        </w:rPr>
        <w:t xml:space="preserve"> major</w:t>
      </w:r>
      <w:r w:rsidR="005313D8">
        <w:rPr>
          <w:rFonts w:ascii="Times New Roman" w:hAnsi="Times New Roman"/>
          <w:sz w:val="24"/>
          <w:szCs w:val="24"/>
        </w:rPr>
        <w:t xml:space="preserve"> global</w:t>
      </w:r>
      <w:r w:rsidR="00FA2F97">
        <w:rPr>
          <w:rFonts w:ascii="Times New Roman" w:hAnsi="Times New Roman"/>
          <w:sz w:val="24"/>
          <w:szCs w:val="24"/>
        </w:rPr>
        <w:t xml:space="preserve"> events</w:t>
      </w:r>
      <w:r w:rsidR="005313D8">
        <w:rPr>
          <w:rFonts w:ascii="Times New Roman" w:hAnsi="Times New Roman"/>
          <w:sz w:val="24"/>
          <w:szCs w:val="24"/>
        </w:rPr>
        <w:t>,</w:t>
      </w:r>
      <w:r w:rsidR="00FA2F97">
        <w:rPr>
          <w:rFonts w:ascii="Times New Roman" w:hAnsi="Times New Roman"/>
          <w:sz w:val="24"/>
          <w:szCs w:val="24"/>
        </w:rPr>
        <w:t xml:space="preserve"> including the</w:t>
      </w:r>
      <w:r w:rsidR="006112A8">
        <w:rPr>
          <w:rFonts w:ascii="Times New Roman" w:hAnsi="Times New Roman"/>
          <w:sz w:val="24"/>
          <w:szCs w:val="24"/>
        </w:rPr>
        <w:t xml:space="preserve"> </w:t>
      </w:r>
      <w:r w:rsidR="00FA2F97">
        <w:rPr>
          <w:rFonts w:ascii="Times New Roman" w:hAnsi="Times New Roman"/>
          <w:sz w:val="24"/>
          <w:szCs w:val="24"/>
        </w:rPr>
        <w:t xml:space="preserve">Little Ice Age, </w:t>
      </w:r>
      <w:r w:rsidR="00BB032D">
        <w:rPr>
          <w:rFonts w:ascii="Times New Roman" w:hAnsi="Times New Roman"/>
          <w:sz w:val="24"/>
          <w:szCs w:val="24"/>
        </w:rPr>
        <w:t>a ~ 40% increase in atmospheric CO</w:t>
      </w:r>
      <w:r w:rsidR="00BB032D" w:rsidRPr="00E62FD5">
        <w:rPr>
          <w:rFonts w:ascii="Times New Roman" w:hAnsi="Times New Roman"/>
          <w:sz w:val="24"/>
          <w:szCs w:val="24"/>
          <w:vertAlign w:val="subscript"/>
        </w:rPr>
        <w:t>2</w:t>
      </w:r>
      <w:r w:rsidR="00BB032D">
        <w:rPr>
          <w:rFonts w:ascii="Times New Roman" w:hAnsi="Times New Roman"/>
          <w:sz w:val="24"/>
          <w:szCs w:val="24"/>
        </w:rPr>
        <w:t xml:space="preserve"> concentrations since the</w:t>
      </w:r>
      <w:r w:rsidR="00F07B51">
        <w:rPr>
          <w:rFonts w:ascii="Times New Roman" w:hAnsi="Times New Roman"/>
          <w:sz w:val="24"/>
          <w:szCs w:val="24"/>
        </w:rPr>
        <w:t xml:space="preserve"> start of the Industrial R</w:t>
      </w:r>
      <w:r w:rsidR="00442743">
        <w:rPr>
          <w:rFonts w:ascii="Times New Roman" w:hAnsi="Times New Roman"/>
          <w:sz w:val="24"/>
          <w:szCs w:val="24"/>
        </w:rPr>
        <w:t>evolution,</w:t>
      </w:r>
      <w:r w:rsidR="00BB032D">
        <w:rPr>
          <w:rFonts w:ascii="Times New Roman" w:hAnsi="Times New Roman"/>
          <w:sz w:val="24"/>
          <w:szCs w:val="24"/>
        </w:rPr>
        <w:t xml:space="preserve"> </w:t>
      </w:r>
      <w:r w:rsidR="00482B40">
        <w:rPr>
          <w:rFonts w:ascii="Times New Roman" w:hAnsi="Times New Roman"/>
          <w:sz w:val="24"/>
          <w:szCs w:val="24"/>
        </w:rPr>
        <w:t xml:space="preserve">and </w:t>
      </w:r>
      <w:r w:rsidR="00482B40">
        <w:rPr>
          <w:rFonts w:ascii="Times New Roman" w:hAnsi="Times New Roman"/>
          <w:sz w:val="24"/>
          <w:szCs w:val="24"/>
        </w:rPr>
        <w:lastRenderedPageBreak/>
        <w:t>substantial land use change associated with urbanization, deforestation</w:t>
      </w:r>
      <w:r w:rsidR="007F47FC">
        <w:rPr>
          <w:rFonts w:ascii="Times New Roman" w:hAnsi="Times New Roman"/>
          <w:sz w:val="24"/>
          <w:szCs w:val="24"/>
        </w:rPr>
        <w:t>,</w:t>
      </w:r>
      <w:r w:rsidR="00482B40">
        <w:rPr>
          <w:rFonts w:ascii="Times New Roman" w:hAnsi="Times New Roman"/>
          <w:sz w:val="24"/>
          <w:szCs w:val="24"/>
        </w:rPr>
        <w:t xml:space="preserve"> and agriculture</w:t>
      </w:r>
      <w:r w:rsidR="00FA2F97">
        <w:rPr>
          <w:rFonts w:ascii="Times New Roman" w:hAnsi="Times New Roman"/>
          <w:sz w:val="24"/>
          <w:szCs w:val="24"/>
        </w:rPr>
        <w:t xml:space="preserve"> (IPCC 2013).  </w:t>
      </w:r>
    </w:p>
    <w:p w14:paraId="06BEAC45" w14:textId="461500E6" w:rsidR="00CB5E13" w:rsidRDefault="00D07C39" w:rsidP="00882B10">
      <w:pPr>
        <w:spacing w:line="480" w:lineRule="auto"/>
        <w:ind w:left="0" w:firstLine="720"/>
        <w:rPr>
          <w:rFonts w:ascii="Times New Roman" w:hAnsi="Times New Roman"/>
          <w:sz w:val="24"/>
          <w:szCs w:val="24"/>
        </w:rPr>
      </w:pPr>
      <w:r>
        <w:rPr>
          <w:rFonts w:ascii="Times New Roman" w:hAnsi="Times New Roman"/>
          <w:sz w:val="24"/>
          <w:szCs w:val="24"/>
        </w:rPr>
        <w:t xml:space="preserve">The </w:t>
      </w:r>
      <w:ins w:id="37" w:author="Ryan Batt" w:date="2015-01-01T20:48:00Z">
        <w:r w:rsidR="00B83B0C">
          <w:rPr>
            <w:rFonts w:ascii="Times New Roman" w:hAnsi="Times New Roman"/>
            <w:sz w:val="24"/>
            <w:szCs w:val="24"/>
          </w:rPr>
          <w:t xml:space="preserve">Lake </w:t>
        </w:r>
      </w:ins>
      <w:proofErr w:type="spellStart"/>
      <w:r w:rsidR="00EA5938">
        <w:rPr>
          <w:rFonts w:ascii="Times New Roman" w:hAnsi="Times New Roman"/>
          <w:sz w:val="24"/>
          <w:szCs w:val="24"/>
        </w:rPr>
        <w:t>Suwa</w:t>
      </w:r>
      <w:proofErr w:type="spellEnd"/>
      <w:r w:rsidR="00EA5938">
        <w:rPr>
          <w:rFonts w:ascii="Times New Roman" w:hAnsi="Times New Roman"/>
          <w:sz w:val="24"/>
          <w:szCs w:val="24"/>
        </w:rPr>
        <w:t xml:space="preserve"> </w:t>
      </w:r>
      <w:del w:id="38" w:author="Ryan Batt" w:date="2015-01-01T20:48:00Z">
        <w:r w:rsidR="00EA5938" w:rsidDel="00B83B0C">
          <w:rPr>
            <w:rFonts w:ascii="Times New Roman" w:hAnsi="Times New Roman"/>
            <w:sz w:val="24"/>
            <w:szCs w:val="24"/>
          </w:rPr>
          <w:delText xml:space="preserve">Lake </w:delText>
        </w:r>
      </w:del>
      <w:r>
        <w:rPr>
          <w:rFonts w:ascii="Times New Roman" w:hAnsi="Times New Roman"/>
          <w:sz w:val="24"/>
          <w:szCs w:val="24"/>
        </w:rPr>
        <w:t xml:space="preserve">and </w:t>
      </w:r>
      <w:r w:rsidR="00EA5938">
        <w:rPr>
          <w:rFonts w:ascii="Times New Roman" w:hAnsi="Times New Roman"/>
          <w:sz w:val="24"/>
          <w:szCs w:val="24"/>
        </w:rPr>
        <w:t>Torne River</w:t>
      </w:r>
      <w:r>
        <w:rPr>
          <w:rFonts w:ascii="Times New Roman" w:hAnsi="Times New Roman"/>
          <w:sz w:val="24"/>
          <w:szCs w:val="24"/>
        </w:rPr>
        <w:t xml:space="preserve"> ice records were collected</w:t>
      </w:r>
      <w:r w:rsidR="00BB032D" w:rsidRPr="00BB032D">
        <w:rPr>
          <w:rFonts w:ascii="Times New Roman" w:hAnsi="Times New Roman"/>
          <w:sz w:val="24"/>
          <w:szCs w:val="24"/>
        </w:rPr>
        <w:t xml:space="preserve"> </w:t>
      </w:r>
      <w:r w:rsidR="00BB032D">
        <w:rPr>
          <w:rFonts w:ascii="Times New Roman" w:hAnsi="Times New Roman"/>
          <w:sz w:val="24"/>
          <w:szCs w:val="24"/>
        </w:rPr>
        <w:t>primarily for religious or</w:t>
      </w:r>
      <w:r>
        <w:rPr>
          <w:rFonts w:ascii="Times New Roman" w:hAnsi="Times New Roman"/>
          <w:sz w:val="24"/>
          <w:szCs w:val="24"/>
        </w:rPr>
        <w:t xml:space="preserve"> e</w:t>
      </w:r>
      <w:r w:rsidR="00E860FD">
        <w:rPr>
          <w:rFonts w:ascii="Times New Roman" w:hAnsi="Times New Roman"/>
          <w:sz w:val="24"/>
          <w:szCs w:val="24"/>
        </w:rPr>
        <w:t xml:space="preserve">conomic purposes, but provide </w:t>
      </w:r>
      <w:r>
        <w:rPr>
          <w:rFonts w:ascii="Times New Roman" w:hAnsi="Times New Roman"/>
          <w:sz w:val="24"/>
          <w:szCs w:val="24"/>
        </w:rPr>
        <w:t>uni</w:t>
      </w:r>
      <w:r w:rsidR="00E860FD">
        <w:rPr>
          <w:rFonts w:ascii="Times New Roman" w:hAnsi="Times New Roman"/>
          <w:sz w:val="24"/>
          <w:szCs w:val="24"/>
        </w:rPr>
        <w:t>que opportunities</w:t>
      </w:r>
      <w:r>
        <w:rPr>
          <w:rFonts w:ascii="Times New Roman" w:hAnsi="Times New Roman"/>
          <w:sz w:val="24"/>
          <w:szCs w:val="24"/>
        </w:rPr>
        <w:t xml:space="preserve"> to analyze</w:t>
      </w:r>
      <w:r w:rsidR="00E860FD">
        <w:rPr>
          <w:rFonts w:ascii="Times New Roman" w:hAnsi="Times New Roman"/>
          <w:sz w:val="24"/>
          <w:szCs w:val="24"/>
        </w:rPr>
        <w:t xml:space="preserve"> and infer</w:t>
      </w:r>
      <w:r>
        <w:rPr>
          <w:rFonts w:ascii="Times New Roman" w:hAnsi="Times New Roman"/>
          <w:sz w:val="24"/>
          <w:szCs w:val="24"/>
        </w:rPr>
        <w:t xml:space="preserve"> climatic change and variability over </w:t>
      </w:r>
      <w:r w:rsidR="00E860FD">
        <w:rPr>
          <w:rFonts w:ascii="Times New Roman" w:hAnsi="Times New Roman"/>
          <w:sz w:val="24"/>
          <w:szCs w:val="24"/>
        </w:rPr>
        <w:t>centuries</w:t>
      </w:r>
      <w:proofErr w:type="gramStart"/>
      <w:r>
        <w:rPr>
          <w:rFonts w:ascii="Times New Roman" w:hAnsi="Times New Roman"/>
          <w:sz w:val="24"/>
          <w:szCs w:val="24"/>
        </w:rPr>
        <w:t xml:space="preserve">.  </w:t>
      </w:r>
      <w:proofErr w:type="gramEnd"/>
      <w:r w:rsidR="008A28A3">
        <w:rPr>
          <w:rFonts w:ascii="Times New Roman" w:hAnsi="Times New Roman"/>
          <w:sz w:val="24"/>
          <w:szCs w:val="24"/>
        </w:rPr>
        <w:t>T</w:t>
      </w:r>
      <w:r w:rsidR="00EA5938">
        <w:rPr>
          <w:rFonts w:ascii="Times New Roman" w:hAnsi="Times New Roman"/>
          <w:sz w:val="24"/>
          <w:szCs w:val="24"/>
        </w:rPr>
        <w:t xml:space="preserve">he long-term </w:t>
      </w:r>
      <w:proofErr w:type="gramStart"/>
      <w:r w:rsidR="00EA5938">
        <w:rPr>
          <w:rFonts w:ascii="Times New Roman" w:hAnsi="Times New Roman"/>
          <w:sz w:val="24"/>
          <w:szCs w:val="24"/>
        </w:rPr>
        <w:t>ice</w:t>
      </w:r>
      <w:r w:rsidR="00E860FD">
        <w:rPr>
          <w:rFonts w:ascii="Times New Roman" w:hAnsi="Times New Roman"/>
          <w:sz w:val="24"/>
          <w:szCs w:val="24"/>
        </w:rPr>
        <w:t xml:space="preserve"> freeze</w:t>
      </w:r>
      <w:proofErr w:type="gramEnd"/>
      <w:r w:rsidR="00EA5938">
        <w:rPr>
          <w:rFonts w:ascii="Times New Roman" w:hAnsi="Times New Roman"/>
          <w:sz w:val="24"/>
          <w:szCs w:val="24"/>
        </w:rPr>
        <w:t xml:space="preserve"> record for </w:t>
      </w:r>
      <w:commentRangeStart w:id="39"/>
      <w:proofErr w:type="spellStart"/>
      <w:r w:rsidR="008A28A3">
        <w:rPr>
          <w:rFonts w:ascii="Times New Roman" w:hAnsi="Times New Roman"/>
          <w:sz w:val="24"/>
          <w:szCs w:val="24"/>
        </w:rPr>
        <w:t>Suwa</w:t>
      </w:r>
      <w:proofErr w:type="spellEnd"/>
      <w:r w:rsidR="00EA5938">
        <w:rPr>
          <w:rFonts w:ascii="Times New Roman" w:hAnsi="Times New Roman"/>
          <w:sz w:val="24"/>
          <w:szCs w:val="24"/>
        </w:rPr>
        <w:t xml:space="preserve"> </w:t>
      </w:r>
      <w:commentRangeEnd w:id="39"/>
      <w:r w:rsidR="00B83B0C">
        <w:rPr>
          <w:rStyle w:val="CommentReference"/>
          <w:rFonts w:cs="Courier"/>
        </w:rPr>
        <w:commentReference w:id="39"/>
      </w:r>
      <w:r w:rsidR="008A28A3">
        <w:rPr>
          <w:rFonts w:ascii="Times New Roman" w:hAnsi="Times New Roman"/>
          <w:sz w:val="24"/>
          <w:szCs w:val="24"/>
        </w:rPr>
        <w:t xml:space="preserve">was collected by </w:t>
      </w:r>
      <w:r w:rsidR="001956C5">
        <w:rPr>
          <w:rFonts w:ascii="Times New Roman" w:hAnsi="Times New Roman"/>
          <w:sz w:val="24"/>
          <w:szCs w:val="24"/>
        </w:rPr>
        <w:t>Shinto priests</w:t>
      </w:r>
      <w:r w:rsidR="008A28A3">
        <w:rPr>
          <w:rFonts w:ascii="Times New Roman" w:hAnsi="Times New Roman"/>
          <w:sz w:val="24"/>
          <w:szCs w:val="24"/>
        </w:rPr>
        <w:t>.  The</w:t>
      </w:r>
      <w:r w:rsidR="00D026A1">
        <w:rPr>
          <w:rFonts w:ascii="Times New Roman" w:hAnsi="Times New Roman"/>
          <w:sz w:val="24"/>
          <w:szCs w:val="24"/>
        </w:rPr>
        <w:t xml:space="preserve"> Shinto</w:t>
      </w:r>
      <w:r w:rsidR="008A28A3">
        <w:rPr>
          <w:rFonts w:ascii="Times New Roman" w:hAnsi="Times New Roman"/>
          <w:sz w:val="24"/>
          <w:szCs w:val="24"/>
        </w:rPr>
        <w:t xml:space="preserve"> </w:t>
      </w:r>
      <w:r>
        <w:rPr>
          <w:rFonts w:ascii="Times New Roman" w:hAnsi="Times New Roman"/>
          <w:sz w:val="24"/>
          <w:szCs w:val="24"/>
        </w:rPr>
        <w:t>legend is</w:t>
      </w:r>
      <w:r w:rsidR="008A28A3">
        <w:rPr>
          <w:rFonts w:ascii="Times New Roman" w:hAnsi="Times New Roman"/>
          <w:sz w:val="24"/>
          <w:szCs w:val="24"/>
        </w:rPr>
        <w:t xml:space="preserve"> that the male God would cross the lake to visit the female G</w:t>
      </w:r>
      <w:r w:rsidR="00D026A1">
        <w:rPr>
          <w:rFonts w:ascii="Times New Roman" w:hAnsi="Times New Roman"/>
          <w:sz w:val="24"/>
          <w:szCs w:val="24"/>
        </w:rPr>
        <w:t>od at her</w:t>
      </w:r>
      <w:r>
        <w:rPr>
          <w:rFonts w:ascii="Times New Roman" w:hAnsi="Times New Roman"/>
          <w:sz w:val="24"/>
          <w:szCs w:val="24"/>
        </w:rPr>
        <w:t xml:space="preserve"> shrine</w:t>
      </w:r>
      <w:r w:rsidR="00E860FD">
        <w:rPr>
          <w:rFonts w:ascii="Times New Roman" w:hAnsi="Times New Roman"/>
          <w:sz w:val="24"/>
          <w:szCs w:val="24"/>
        </w:rPr>
        <w:t xml:space="preserve"> across the lake</w:t>
      </w:r>
      <w:r w:rsidR="008A28A3">
        <w:rPr>
          <w:rFonts w:ascii="Times New Roman" w:hAnsi="Times New Roman"/>
          <w:sz w:val="24"/>
          <w:szCs w:val="24"/>
        </w:rPr>
        <w:t xml:space="preserve">.  </w:t>
      </w:r>
      <w:r w:rsidR="00D026A1">
        <w:rPr>
          <w:rFonts w:ascii="Times New Roman" w:hAnsi="Times New Roman"/>
          <w:sz w:val="24"/>
          <w:szCs w:val="24"/>
        </w:rPr>
        <w:t>The footsteps</w:t>
      </w:r>
      <w:r w:rsidR="00E860FD">
        <w:rPr>
          <w:rFonts w:ascii="Times New Roman" w:hAnsi="Times New Roman"/>
          <w:sz w:val="24"/>
          <w:szCs w:val="24"/>
        </w:rPr>
        <w:t xml:space="preserve"> on the ice</w:t>
      </w:r>
      <w:r w:rsidR="00D026A1">
        <w:rPr>
          <w:rFonts w:ascii="Times New Roman" w:hAnsi="Times New Roman"/>
          <w:sz w:val="24"/>
          <w:szCs w:val="24"/>
        </w:rPr>
        <w:t xml:space="preserve"> of the male God </w:t>
      </w:r>
      <w:r w:rsidR="00CB5E13">
        <w:rPr>
          <w:rFonts w:ascii="Times New Roman" w:hAnsi="Times New Roman"/>
          <w:sz w:val="24"/>
          <w:szCs w:val="24"/>
        </w:rPr>
        <w:t>left a sinusoidal ice ridge</w:t>
      </w:r>
      <w:r w:rsidR="008A28A3">
        <w:rPr>
          <w:rFonts w:ascii="Times New Roman" w:hAnsi="Times New Roman"/>
          <w:sz w:val="24"/>
          <w:szCs w:val="24"/>
        </w:rPr>
        <w:t xml:space="preserve"> known as the </w:t>
      </w:r>
      <w:proofErr w:type="spellStart"/>
      <w:r w:rsidR="008A28A3" w:rsidRPr="00CB5E13">
        <w:rPr>
          <w:rFonts w:ascii="Times New Roman" w:hAnsi="Times New Roman"/>
          <w:i/>
          <w:iCs/>
          <w:sz w:val="24"/>
          <w:szCs w:val="24"/>
        </w:rPr>
        <w:t>omiwatari</w:t>
      </w:r>
      <w:proofErr w:type="spellEnd"/>
      <w:r w:rsidR="008A28A3">
        <w:rPr>
          <w:rFonts w:ascii="Times New Roman" w:hAnsi="Times New Roman"/>
          <w:sz w:val="24"/>
          <w:szCs w:val="24"/>
        </w:rPr>
        <w:t xml:space="preserve"> in Japanese</w:t>
      </w:r>
      <w:r w:rsidR="00D026A1">
        <w:rPr>
          <w:rFonts w:ascii="Times New Roman" w:hAnsi="Times New Roman"/>
          <w:sz w:val="24"/>
          <w:szCs w:val="24"/>
        </w:rPr>
        <w:t xml:space="preserve">.  </w:t>
      </w:r>
      <w:commentRangeStart w:id="40"/>
      <w:r w:rsidR="00E860FD">
        <w:rPr>
          <w:rFonts w:ascii="Times New Roman" w:hAnsi="Times New Roman"/>
          <w:sz w:val="24"/>
          <w:szCs w:val="24"/>
        </w:rPr>
        <w:t>This important event was celebrated and recorded by at least 15 generations of Shinto priests since 1443</w:t>
      </w:r>
      <w:r w:rsidR="00CE0888">
        <w:rPr>
          <w:rFonts w:ascii="Times New Roman" w:hAnsi="Times New Roman"/>
          <w:sz w:val="24"/>
          <w:szCs w:val="24"/>
        </w:rPr>
        <w:t xml:space="preserve"> </w:t>
      </w:r>
      <w:r w:rsidR="008A28A3">
        <w:rPr>
          <w:rFonts w:ascii="Times New Roman" w:hAnsi="Times New Roman"/>
          <w:sz w:val="24"/>
          <w:szCs w:val="24"/>
        </w:rPr>
        <w:t>(Araka</w:t>
      </w:r>
      <w:r w:rsidR="00CB5E13">
        <w:rPr>
          <w:rFonts w:ascii="Times New Roman" w:hAnsi="Times New Roman"/>
          <w:sz w:val="24"/>
          <w:szCs w:val="24"/>
        </w:rPr>
        <w:t xml:space="preserve">wa 1954; </w:t>
      </w:r>
      <w:proofErr w:type="spellStart"/>
      <w:r w:rsidR="00CB5E13">
        <w:rPr>
          <w:rFonts w:ascii="Times New Roman" w:hAnsi="Times New Roman"/>
          <w:sz w:val="24"/>
          <w:szCs w:val="24"/>
        </w:rPr>
        <w:t>Mikami</w:t>
      </w:r>
      <w:proofErr w:type="spellEnd"/>
      <w:r w:rsidR="00CB5E13">
        <w:rPr>
          <w:rFonts w:ascii="Times New Roman" w:hAnsi="Times New Roman"/>
          <w:sz w:val="24"/>
          <w:szCs w:val="24"/>
        </w:rPr>
        <w:t xml:space="preserve"> 2008</w:t>
      </w:r>
      <w:r w:rsidR="008C0109">
        <w:rPr>
          <w:rFonts w:ascii="Times New Roman" w:hAnsi="Times New Roman"/>
          <w:sz w:val="24"/>
          <w:szCs w:val="24"/>
        </w:rPr>
        <w:t>; Takasaki, pers. comm</w:t>
      </w:r>
      <w:r w:rsidR="00CB5E13">
        <w:rPr>
          <w:rFonts w:ascii="Times New Roman" w:hAnsi="Times New Roman"/>
          <w:sz w:val="24"/>
          <w:szCs w:val="24"/>
        </w:rPr>
        <w:t xml:space="preserve">). </w:t>
      </w:r>
      <w:commentRangeEnd w:id="40"/>
      <w:r w:rsidR="00B4081F">
        <w:rPr>
          <w:rStyle w:val="CommentReference"/>
          <w:rFonts w:cs="Courier"/>
        </w:rPr>
        <w:commentReference w:id="40"/>
      </w:r>
      <w:r w:rsidR="00CB5E13">
        <w:rPr>
          <w:rFonts w:ascii="Times New Roman" w:hAnsi="Times New Roman"/>
          <w:sz w:val="24"/>
          <w:szCs w:val="24"/>
        </w:rPr>
        <w:t xml:space="preserve"> </w:t>
      </w:r>
      <w:r w:rsidR="00EA5938">
        <w:rPr>
          <w:rFonts w:ascii="Times New Roman" w:hAnsi="Times New Roman"/>
          <w:sz w:val="24"/>
          <w:szCs w:val="24"/>
        </w:rPr>
        <w:t>For Torne River</w:t>
      </w:r>
      <w:r w:rsidR="00CB5E13">
        <w:rPr>
          <w:rFonts w:ascii="Times New Roman" w:hAnsi="Times New Roman"/>
          <w:sz w:val="24"/>
          <w:szCs w:val="24"/>
        </w:rPr>
        <w:t>,</w:t>
      </w:r>
      <w:r>
        <w:rPr>
          <w:rFonts w:ascii="Times New Roman" w:hAnsi="Times New Roman"/>
          <w:sz w:val="24"/>
          <w:szCs w:val="24"/>
        </w:rPr>
        <w:t xml:space="preserve"> the</w:t>
      </w:r>
      <w:r w:rsidR="008A28A3">
        <w:rPr>
          <w:rFonts w:ascii="Times New Roman" w:hAnsi="Times New Roman"/>
          <w:sz w:val="24"/>
          <w:szCs w:val="24"/>
        </w:rPr>
        <w:t xml:space="preserve"> tradition of recording the date of ice breakup was </w:t>
      </w:r>
      <w:r w:rsidR="00CE0888">
        <w:rPr>
          <w:rFonts w:ascii="Times New Roman" w:hAnsi="Times New Roman"/>
          <w:sz w:val="24"/>
          <w:szCs w:val="24"/>
        </w:rPr>
        <w:t xml:space="preserve">important </w:t>
      </w:r>
      <w:r w:rsidR="008A28A3">
        <w:rPr>
          <w:rFonts w:ascii="Times New Roman" w:hAnsi="Times New Roman"/>
          <w:sz w:val="24"/>
          <w:szCs w:val="24"/>
        </w:rPr>
        <w:t xml:space="preserve">to the river’s </w:t>
      </w:r>
      <w:r w:rsidR="00CE0888">
        <w:rPr>
          <w:rFonts w:ascii="Times New Roman" w:hAnsi="Times New Roman"/>
          <w:sz w:val="24"/>
          <w:szCs w:val="24"/>
        </w:rPr>
        <w:t xml:space="preserve">role </w:t>
      </w:r>
      <w:r w:rsidR="008A28A3">
        <w:rPr>
          <w:rFonts w:ascii="Times New Roman" w:hAnsi="Times New Roman"/>
          <w:sz w:val="24"/>
          <w:szCs w:val="24"/>
        </w:rPr>
        <w:t>in trade, transportation,</w:t>
      </w:r>
      <w:r w:rsidR="00CB5E13">
        <w:rPr>
          <w:rFonts w:ascii="Times New Roman" w:hAnsi="Times New Roman"/>
          <w:sz w:val="24"/>
          <w:szCs w:val="24"/>
        </w:rPr>
        <w:t xml:space="preserve"> food, and recreation (Loader e</w:t>
      </w:r>
      <w:r w:rsidR="008A28A3">
        <w:rPr>
          <w:rFonts w:ascii="Times New Roman" w:hAnsi="Times New Roman"/>
          <w:sz w:val="24"/>
          <w:szCs w:val="24"/>
        </w:rPr>
        <w:t xml:space="preserve">t al. 2011).  </w:t>
      </w:r>
      <w:r w:rsidR="001956C5">
        <w:rPr>
          <w:rFonts w:ascii="Times New Roman" w:hAnsi="Times New Roman"/>
          <w:sz w:val="24"/>
          <w:szCs w:val="24"/>
        </w:rPr>
        <w:t xml:space="preserve"> </w:t>
      </w:r>
      <w:r w:rsidR="00882B10">
        <w:rPr>
          <w:rFonts w:ascii="Times New Roman" w:hAnsi="Times New Roman"/>
          <w:sz w:val="24"/>
          <w:szCs w:val="24"/>
        </w:rPr>
        <w:tab/>
      </w:r>
    </w:p>
    <w:p w14:paraId="7307C787" w14:textId="1CB2D605" w:rsidR="0066560A" w:rsidRDefault="003504EC" w:rsidP="004C13FD">
      <w:pPr>
        <w:spacing w:line="480" w:lineRule="auto"/>
        <w:ind w:left="0" w:firstLine="720"/>
        <w:rPr>
          <w:rFonts w:ascii="Times New Roman" w:hAnsi="Times New Roman"/>
          <w:sz w:val="24"/>
          <w:szCs w:val="24"/>
        </w:rPr>
      </w:pPr>
      <w:commentRangeStart w:id="41"/>
      <w:r>
        <w:rPr>
          <w:rFonts w:ascii="Times New Roman" w:hAnsi="Times New Roman"/>
          <w:sz w:val="24"/>
          <w:szCs w:val="24"/>
        </w:rPr>
        <w:t>Importantly</w:t>
      </w:r>
      <w:commentRangeEnd w:id="41"/>
      <w:r w:rsidR="00AC51E0">
        <w:rPr>
          <w:rStyle w:val="CommentReference"/>
          <w:rFonts w:cs="Courier"/>
        </w:rPr>
        <w:commentReference w:id="41"/>
      </w:r>
      <w:r w:rsidR="005A056F">
        <w:rPr>
          <w:rFonts w:ascii="Times New Roman" w:hAnsi="Times New Roman"/>
          <w:sz w:val="24"/>
          <w:szCs w:val="24"/>
        </w:rPr>
        <w:t>, these two</w:t>
      </w:r>
      <w:r w:rsidR="00E004CF">
        <w:rPr>
          <w:rFonts w:ascii="Times New Roman" w:hAnsi="Times New Roman"/>
          <w:sz w:val="24"/>
          <w:szCs w:val="24"/>
        </w:rPr>
        <w:t xml:space="preserve"> ice records,</w:t>
      </w:r>
      <w:r w:rsidR="005A056F">
        <w:rPr>
          <w:rFonts w:ascii="Times New Roman" w:hAnsi="Times New Roman"/>
          <w:sz w:val="24"/>
          <w:szCs w:val="24"/>
        </w:rPr>
        <w:t xml:space="preserve"> beginning</w:t>
      </w:r>
      <w:r w:rsidR="00820C49">
        <w:rPr>
          <w:rFonts w:ascii="Times New Roman" w:hAnsi="Times New Roman"/>
          <w:sz w:val="24"/>
          <w:szCs w:val="24"/>
        </w:rPr>
        <w:t xml:space="preserve"> several</w:t>
      </w:r>
      <w:r w:rsidR="005A056F">
        <w:rPr>
          <w:rFonts w:ascii="Times New Roman" w:hAnsi="Times New Roman"/>
          <w:sz w:val="24"/>
          <w:szCs w:val="24"/>
        </w:rPr>
        <w:t xml:space="preserve"> centuries before the start of the In</w:t>
      </w:r>
      <w:r w:rsidR="00820C49">
        <w:rPr>
          <w:rFonts w:ascii="Times New Roman" w:hAnsi="Times New Roman"/>
          <w:sz w:val="24"/>
          <w:szCs w:val="24"/>
        </w:rPr>
        <w:t>dustrial Revolution, allow</w:t>
      </w:r>
      <w:r w:rsidR="005A056F">
        <w:rPr>
          <w:rFonts w:ascii="Times New Roman" w:hAnsi="Times New Roman"/>
          <w:sz w:val="24"/>
          <w:szCs w:val="24"/>
        </w:rPr>
        <w:t xml:space="preserve"> </w:t>
      </w:r>
      <w:r w:rsidR="00E004CF">
        <w:rPr>
          <w:rFonts w:ascii="Times New Roman" w:hAnsi="Times New Roman"/>
          <w:sz w:val="24"/>
          <w:szCs w:val="24"/>
        </w:rPr>
        <w:t xml:space="preserve">us to identify </w:t>
      </w:r>
      <w:commentRangeStart w:id="42"/>
      <w:r w:rsidR="00E004CF">
        <w:rPr>
          <w:rFonts w:ascii="Times New Roman" w:hAnsi="Times New Roman"/>
          <w:sz w:val="24"/>
          <w:szCs w:val="24"/>
        </w:rPr>
        <w:t xml:space="preserve">whether there have been </w:t>
      </w:r>
      <w:r w:rsidR="005A056F">
        <w:rPr>
          <w:rFonts w:ascii="Times New Roman" w:hAnsi="Times New Roman"/>
          <w:sz w:val="24"/>
          <w:szCs w:val="24"/>
        </w:rPr>
        <w:t xml:space="preserve">changes in trends, variability, </w:t>
      </w:r>
      <w:r w:rsidR="00E004CF">
        <w:rPr>
          <w:rFonts w:ascii="Times New Roman" w:hAnsi="Times New Roman"/>
          <w:sz w:val="24"/>
          <w:szCs w:val="24"/>
        </w:rPr>
        <w:t xml:space="preserve">and </w:t>
      </w:r>
      <w:r w:rsidR="005A056F">
        <w:rPr>
          <w:rFonts w:ascii="Times New Roman" w:hAnsi="Times New Roman"/>
          <w:sz w:val="24"/>
          <w:szCs w:val="24"/>
        </w:rPr>
        <w:t>periodicities</w:t>
      </w:r>
      <w:r w:rsidR="00E004CF">
        <w:rPr>
          <w:rFonts w:ascii="Times New Roman" w:hAnsi="Times New Roman"/>
          <w:sz w:val="24"/>
          <w:szCs w:val="24"/>
        </w:rPr>
        <w:t xml:space="preserve"> since the beginning </w:t>
      </w:r>
      <w:r w:rsidR="00820C49">
        <w:rPr>
          <w:rFonts w:ascii="Times New Roman" w:hAnsi="Times New Roman"/>
          <w:sz w:val="24"/>
          <w:szCs w:val="24"/>
        </w:rPr>
        <w:t>of the Industrial Revolution</w:t>
      </w:r>
      <w:commentRangeEnd w:id="42"/>
      <w:r w:rsidR="00AC51E0">
        <w:rPr>
          <w:rStyle w:val="CommentReference"/>
          <w:rFonts w:cs="Courier"/>
        </w:rPr>
        <w:commentReference w:id="42"/>
      </w:r>
      <w:proofErr w:type="gramStart"/>
      <w:r w:rsidR="00820C49">
        <w:rPr>
          <w:rFonts w:ascii="Times New Roman" w:hAnsi="Times New Roman"/>
          <w:sz w:val="24"/>
          <w:szCs w:val="24"/>
        </w:rPr>
        <w:t xml:space="preserve">.  </w:t>
      </w:r>
      <w:proofErr w:type="gramEnd"/>
      <w:r w:rsidR="00E004CF">
        <w:rPr>
          <w:rFonts w:ascii="Times New Roman" w:hAnsi="Times New Roman"/>
          <w:sz w:val="24"/>
          <w:szCs w:val="24"/>
        </w:rPr>
        <w:t xml:space="preserve">In addition, the </w:t>
      </w:r>
      <w:r w:rsidR="00B21DC1">
        <w:rPr>
          <w:rFonts w:ascii="Times New Roman" w:hAnsi="Times New Roman"/>
          <w:sz w:val="24"/>
          <w:szCs w:val="24"/>
        </w:rPr>
        <w:t xml:space="preserve">direct human observations over </w:t>
      </w:r>
      <w:r w:rsidR="00E004CF">
        <w:rPr>
          <w:rFonts w:ascii="Times New Roman" w:hAnsi="Times New Roman"/>
          <w:sz w:val="24"/>
          <w:szCs w:val="24"/>
        </w:rPr>
        <w:t xml:space="preserve">5-7 centuries, </w:t>
      </w:r>
      <w:r w:rsidR="00B21DC1">
        <w:rPr>
          <w:rFonts w:ascii="Times New Roman" w:hAnsi="Times New Roman"/>
          <w:sz w:val="24"/>
          <w:szCs w:val="24"/>
        </w:rPr>
        <w:t>potentially allows</w:t>
      </w:r>
      <w:r w:rsidR="00E004CF">
        <w:rPr>
          <w:rFonts w:ascii="Times New Roman" w:hAnsi="Times New Roman"/>
          <w:sz w:val="24"/>
          <w:szCs w:val="24"/>
        </w:rPr>
        <w:t xml:space="preserve"> </w:t>
      </w:r>
      <w:r w:rsidR="00B21DC1">
        <w:rPr>
          <w:rFonts w:ascii="Times New Roman" w:hAnsi="Times New Roman"/>
          <w:sz w:val="24"/>
          <w:szCs w:val="24"/>
        </w:rPr>
        <w:t>detection</w:t>
      </w:r>
      <w:r w:rsidR="00820C49">
        <w:rPr>
          <w:rFonts w:ascii="Times New Roman" w:hAnsi="Times New Roman"/>
          <w:sz w:val="24"/>
          <w:szCs w:val="24"/>
        </w:rPr>
        <w:t xml:space="preserve"> of</w:t>
      </w:r>
      <w:r w:rsidR="005A056F">
        <w:rPr>
          <w:rFonts w:ascii="Times New Roman" w:hAnsi="Times New Roman"/>
          <w:sz w:val="24"/>
          <w:szCs w:val="24"/>
        </w:rPr>
        <w:t xml:space="preserve"> </w:t>
      </w:r>
      <w:r w:rsidR="00B457CE">
        <w:rPr>
          <w:rFonts w:ascii="Times New Roman" w:hAnsi="Times New Roman"/>
          <w:sz w:val="24"/>
          <w:szCs w:val="24"/>
        </w:rPr>
        <w:t>oscillations with longer periods than are</w:t>
      </w:r>
      <w:r w:rsidR="005A056F">
        <w:rPr>
          <w:rFonts w:ascii="Times New Roman" w:hAnsi="Times New Roman"/>
          <w:sz w:val="24"/>
          <w:szCs w:val="24"/>
        </w:rPr>
        <w:t xml:space="preserve"> </w:t>
      </w:r>
      <w:r w:rsidR="00B21DC1">
        <w:rPr>
          <w:rFonts w:ascii="Times New Roman" w:hAnsi="Times New Roman"/>
          <w:sz w:val="24"/>
          <w:szCs w:val="24"/>
        </w:rPr>
        <w:t>possible</w:t>
      </w:r>
      <w:r w:rsidR="005A056F">
        <w:rPr>
          <w:rFonts w:ascii="Times New Roman" w:hAnsi="Times New Roman"/>
          <w:sz w:val="24"/>
          <w:szCs w:val="24"/>
        </w:rPr>
        <w:t xml:space="preserve"> with shorter time series</w:t>
      </w:r>
      <w:r w:rsidR="00B457CE">
        <w:rPr>
          <w:rFonts w:ascii="Times New Roman" w:hAnsi="Times New Roman"/>
          <w:sz w:val="24"/>
          <w:szCs w:val="24"/>
        </w:rPr>
        <w:t xml:space="preserve"> with more certainty</w:t>
      </w:r>
      <w:r w:rsidR="005A056F">
        <w:rPr>
          <w:rFonts w:ascii="Times New Roman" w:hAnsi="Times New Roman"/>
          <w:sz w:val="24"/>
          <w:szCs w:val="24"/>
        </w:rPr>
        <w:t>,</w:t>
      </w:r>
      <w:r w:rsidR="00E004CF">
        <w:rPr>
          <w:rFonts w:ascii="Times New Roman" w:hAnsi="Times New Roman"/>
          <w:sz w:val="24"/>
          <w:szCs w:val="24"/>
        </w:rPr>
        <w:t xml:space="preserve"> </w:t>
      </w:r>
      <w:r w:rsidR="00B457CE">
        <w:rPr>
          <w:rFonts w:ascii="Times New Roman" w:hAnsi="Times New Roman"/>
          <w:sz w:val="24"/>
          <w:szCs w:val="24"/>
        </w:rPr>
        <w:t xml:space="preserve">identification of </w:t>
      </w:r>
      <w:r w:rsidR="00B21DC1">
        <w:rPr>
          <w:rFonts w:ascii="Times New Roman" w:hAnsi="Times New Roman"/>
          <w:sz w:val="24"/>
          <w:szCs w:val="24"/>
        </w:rPr>
        <w:t xml:space="preserve">how </w:t>
      </w:r>
      <w:r w:rsidR="00E004CF">
        <w:rPr>
          <w:rFonts w:ascii="Times New Roman" w:hAnsi="Times New Roman"/>
          <w:sz w:val="24"/>
          <w:szCs w:val="24"/>
        </w:rPr>
        <w:t>relationship</w:t>
      </w:r>
      <w:r w:rsidR="00B21DC1">
        <w:rPr>
          <w:rFonts w:ascii="Times New Roman" w:hAnsi="Times New Roman"/>
          <w:sz w:val="24"/>
          <w:szCs w:val="24"/>
        </w:rPr>
        <w:t>s with drivers have changed over time</w:t>
      </w:r>
      <w:r w:rsidR="00E004CF">
        <w:rPr>
          <w:rFonts w:ascii="Times New Roman" w:hAnsi="Times New Roman"/>
          <w:sz w:val="24"/>
          <w:szCs w:val="24"/>
        </w:rPr>
        <w:t xml:space="preserve">, and </w:t>
      </w:r>
      <w:commentRangeStart w:id="43"/>
      <w:r w:rsidR="00D94DF8">
        <w:rPr>
          <w:rFonts w:ascii="Times New Roman" w:hAnsi="Times New Roman"/>
          <w:sz w:val="24"/>
          <w:szCs w:val="24"/>
        </w:rPr>
        <w:t xml:space="preserve">to </w:t>
      </w:r>
      <w:r w:rsidR="00B21DC1">
        <w:rPr>
          <w:rFonts w:ascii="Times New Roman" w:hAnsi="Times New Roman"/>
          <w:sz w:val="24"/>
          <w:szCs w:val="24"/>
        </w:rPr>
        <w:t>judge</w:t>
      </w:r>
      <w:r w:rsidR="00761A6E">
        <w:rPr>
          <w:rFonts w:ascii="Times New Roman" w:hAnsi="Times New Roman"/>
          <w:sz w:val="24"/>
          <w:szCs w:val="24"/>
        </w:rPr>
        <w:t xml:space="preserve"> whether direct observations are consistent with findings using </w:t>
      </w:r>
      <w:proofErr w:type="spellStart"/>
      <w:r w:rsidR="00761A6E">
        <w:rPr>
          <w:rFonts w:ascii="Times New Roman" w:hAnsi="Times New Roman"/>
          <w:sz w:val="24"/>
          <w:szCs w:val="24"/>
        </w:rPr>
        <w:t>paleo</w:t>
      </w:r>
      <w:proofErr w:type="spellEnd"/>
      <w:r w:rsidR="00761A6E">
        <w:rPr>
          <w:rFonts w:ascii="Times New Roman" w:hAnsi="Times New Roman"/>
          <w:sz w:val="24"/>
          <w:szCs w:val="24"/>
        </w:rPr>
        <w:t>-inferred climate records</w:t>
      </w:r>
      <w:commentRangeEnd w:id="43"/>
      <w:r w:rsidR="00AC51E0">
        <w:rPr>
          <w:rStyle w:val="CommentReference"/>
          <w:rFonts w:cs="Courier"/>
        </w:rPr>
        <w:commentReference w:id="43"/>
      </w:r>
      <w:r w:rsidR="00761A6E">
        <w:rPr>
          <w:rFonts w:ascii="Times New Roman" w:hAnsi="Times New Roman"/>
          <w:sz w:val="24"/>
          <w:szCs w:val="24"/>
        </w:rPr>
        <w:t>.</w:t>
      </w:r>
      <w:r w:rsidR="005A056F">
        <w:rPr>
          <w:rFonts w:ascii="Times New Roman" w:hAnsi="Times New Roman"/>
          <w:sz w:val="24"/>
          <w:szCs w:val="24"/>
        </w:rPr>
        <w:t xml:space="preserve">   </w:t>
      </w:r>
    </w:p>
    <w:p w14:paraId="46947BA2" w14:textId="7C36055F" w:rsidR="00ED5628" w:rsidRPr="004C13FD" w:rsidRDefault="002C3C11" w:rsidP="006F651F">
      <w:pPr>
        <w:spacing w:line="480" w:lineRule="auto"/>
        <w:ind w:left="0" w:firstLine="0"/>
        <w:rPr>
          <w:rFonts w:ascii="Times New Roman" w:hAnsi="Times New Roman"/>
          <w:i/>
          <w:sz w:val="24"/>
          <w:szCs w:val="24"/>
        </w:rPr>
      </w:pPr>
      <w:r w:rsidRPr="002C3C11">
        <w:rPr>
          <w:rFonts w:ascii="Times New Roman" w:hAnsi="Times New Roman"/>
          <w:i/>
          <w:sz w:val="24"/>
          <w:szCs w:val="24"/>
        </w:rPr>
        <w:t>Increasing trends of warming</w:t>
      </w:r>
    </w:p>
    <w:p w14:paraId="4781F5E9" w14:textId="524DBE48" w:rsidR="00AF5138" w:rsidRDefault="00906AB0" w:rsidP="00095C5B">
      <w:pPr>
        <w:spacing w:line="480" w:lineRule="auto"/>
        <w:ind w:left="0" w:firstLine="720"/>
        <w:rPr>
          <w:ins w:id="44" w:author="Ryan Batt" w:date="2015-01-01T20:24:00Z"/>
          <w:rFonts w:ascii="Times New Roman" w:hAnsi="Times New Roman"/>
          <w:sz w:val="24"/>
          <w:szCs w:val="24"/>
        </w:rPr>
      </w:pPr>
      <w:r>
        <w:rPr>
          <w:rFonts w:ascii="Times New Roman" w:hAnsi="Times New Roman"/>
          <w:sz w:val="24"/>
          <w:szCs w:val="24"/>
        </w:rPr>
        <w:t>Both</w:t>
      </w:r>
      <w:ins w:id="45" w:author="Ryan Batt" w:date="2015-01-01T20:55:00Z">
        <w:r w:rsidR="003D1A8D">
          <w:rPr>
            <w:rFonts w:ascii="Times New Roman" w:hAnsi="Times New Roman"/>
            <w:sz w:val="24"/>
            <w:szCs w:val="24"/>
          </w:rPr>
          <w:t xml:space="preserve"> Lake</w:t>
        </w:r>
      </w:ins>
      <w:r>
        <w:rPr>
          <w:rFonts w:ascii="Times New Roman" w:hAnsi="Times New Roman"/>
          <w:sz w:val="24"/>
          <w:szCs w:val="24"/>
        </w:rPr>
        <w:t xml:space="preserve"> </w:t>
      </w:r>
      <w:proofErr w:type="spellStart"/>
      <w:r>
        <w:rPr>
          <w:rFonts w:ascii="Times New Roman" w:hAnsi="Times New Roman"/>
          <w:sz w:val="24"/>
          <w:szCs w:val="24"/>
        </w:rPr>
        <w:t>Suwa</w:t>
      </w:r>
      <w:proofErr w:type="spellEnd"/>
      <w:r>
        <w:rPr>
          <w:rFonts w:ascii="Times New Roman" w:hAnsi="Times New Roman"/>
          <w:sz w:val="24"/>
          <w:szCs w:val="24"/>
        </w:rPr>
        <w:t xml:space="preserve"> and Torne </w:t>
      </w:r>
      <w:r w:rsidR="004C13FD">
        <w:rPr>
          <w:rFonts w:ascii="Times New Roman" w:hAnsi="Times New Roman"/>
          <w:sz w:val="24"/>
          <w:szCs w:val="24"/>
        </w:rPr>
        <w:t>reveal warming</w:t>
      </w:r>
      <w:r>
        <w:rPr>
          <w:rFonts w:ascii="Times New Roman" w:hAnsi="Times New Roman"/>
          <w:sz w:val="24"/>
          <w:szCs w:val="24"/>
        </w:rPr>
        <w:t xml:space="preserve"> trends</w:t>
      </w:r>
      <w:r w:rsidR="004C13FD">
        <w:rPr>
          <w:rFonts w:ascii="Times New Roman" w:hAnsi="Times New Roman"/>
          <w:sz w:val="24"/>
          <w:szCs w:val="24"/>
        </w:rPr>
        <w:t xml:space="preserve"> with later ice freeze or earlier ice breakup with a </w:t>
      </w:r>
      <w:r w:rsidR="0001549D">
        <w:rPr>
          <w:rFonts w:ascii="Times New Roman" w:hAnsi="Times New Roman"/>
          <w:sz w:val="24"/>
          <w:szCs w:val="24"/>
        </w:rPr>
        <w:t>significant shift</w:t>
      </w:r>
      <w:r w:rsidR="004C13FD">
        <w:rPr>
          <w:rFonts w:ascii="Times New Roman" w:hAnsi="Times New Roman"/>
          <w:sz w:val="24"/>
          <w:szCs w:val="24"/>
        </w:rPr>
        <w:t xml:space="preserve"> to more rapid rates of change occurring in the 1800s. </w:t>
      </w:r>
      <w:r w:rsidR="0001549D">
        <w:rPr>
          <w:rFonts w:ascii="Times New Roman" w:hAnsi="Times New Roman"/>
          <w:sz w:val="24"/>
          <w:szCs w:val="24"/>
        </w:rPr>
        <w:t>Breakpoints, defined as the year in which linear slopes changed significantly</w:t>
      </w:r>
      <w:r w:rsidR="000865E8">
        <w:rPr>
          <w:rFonts w:ascii="Times New Roman" w:hAnsi="Times New Roman"/>
          <w:sz w:val="24"/>
          <w:szCs w:val="24"/>
        </w:rPr>
        <w:t xml:space="preserve"> (</w:t>
      </w:r>
      <w:del w:id="46" w:author="Ryan Batt" w:date="2015-01-01T20:55:00Z">
        <w:r w:rsidR="000865E8" w:rsidDel="003D1A8D">
          <w:rPr>
            <w:rFonts w:ascii="Times New Roman" w:hAnsi="Times New Roman"/>
            <w:sz w:val="24"/>
            <w:szCs w:val="24"/>
          </w:rPr>
          <w:delText xml:space="preserve">see </w:delText>
        </w:r>
      </w:del>
      <w:r w:rsidR="000865E8">
        <w:rPr>
          <w:rFonts w:ascii="Times New Roman" w:hAnsi="Times New Roman"/>
          <w:sz w:val="24"/>
          <w:szCs w:val="24"/>
        </w:rPr>
        <w:t>Supplementary Material</w:t>
      </w:r>
      <w:del w:id="47" w:author="Ryan Batt" w:date="2015-01-01T20:55:00Z">
        <w:r w:rsidR="000865E8" w:rsidDel="003D1A8D">
          <w:rPr>
            <w:rFonts w:ascii="Times New Roman" w:hAnsi="Times New Roman"/>
            <w:sz w:val="24"/>
            <w:szCs w:val="24"/>
          </w:rPr>
          <w:delText xml:space="preserve"> for detailed methods</w:delText>
        </w:r>
      </w:del>
      <w:r w:rsidR="000865E8">
        <w:rPr>
          <w:rFonts w:ascii="Times New Roman" w:hAnsi="Times New Roman"/>
          <w:sz w:val="24"/>
          <w:szCs w:val="24"/>
        </w:rPr>
        <w:t>)</w:t>
      </w:r>
      <w:r w:rsidR="0001549D">
        <w:rPr>
          <w:rFonts w:ascii="Times New Roman" w:hAnsi="Times New Roman"/>
          <w:sz w:val="24"/>
          <w:szCs w:val="24"/>
        </w:rPr>
        <w:t xml:space="preserve">, were 1812 for </w:t>
      </w:r>
      <w:ins w:id="48" w:author="Ryan Batt" w:date="2015-01-01T20:55:00Z">
        <w:r w:rsidR="003D1A8D">
          <w:rPr>
            <w:rFonts w:ascii="Times New Roman" w:hAnsi="Times New Roman"/>
            <w:sz w:val="24"/>
            <w:szCs w:val="24"/>
          </w:rPr>
          <w:t xml:space="preserve">Lake </w:t>
        </w:r>
      </w:ins>
      <w:proofErr w:type="spellStart"/>
      <w:r w:rsidR="0001549D">
        <w:rPr>
          <w:rFonts w:ascii="Times New Roman" w:hAnsi="Times New Roman"/>
          <w:sz w:val="24"/>
          <w:szCs w:val="24"/>
        </w:rPr>
        <w:t>Suwa</w:t>
      </w:r>
      <w:proofErr w:type="spellEnd"/>
      <w:r w:rsidR="0001549D">
        <w:rPr>
          <w:rFonts w:ascii="Times New Roman" w:hAnsi="Times New Roman"/>
          <w:sz w:val="24"/>
          <w:szCs w:val="24"/>
        </w:rPr>
        <w:t xml:space="preserve"> and 1867 for Torne (Figure 1</w:t>
      </w:r>
      <w:del w:id="49" w:author="Ryan Batt" w:date="2015-01-01T20:55:00Z">
        <w:r w:rsidR="0001549D" w:rsidDel="003D1A8D">
          <w:rPr>
            <w:rFonts w:ascii="Times New Roman" w:hAnsi="Times New Roman"/>
            <w:sz w:val="24"/>
            <w:szCs w:val="24"/>
          </w:rPr>
          <w:delText>a and b</w:delText>
        </w:r>
      </w:del>
      <w:r w:rsidR="0001549D">
        <w:rPr>
          <w:rFonts w:ascii="Times New Roman" w:hAnsi="Times New Roman"/>
          <w:sz w:val="24"/>
          <w:szCs w:val="24"/>
        </w:rPr>
        <w:t>).</w:t>
      </w:r>
    </w:p>
    <w:p w14:paraId="7AC97AAE" w14:textId="77777777" w:rsidR="00AF5138" w:rsidRDefault="0001549D" w:rsidP="00095C5B">
      <w:pPr>
        <w:spacing w:line="480" w:lineRule="auto"/>
        <w:ind w:left="0" w:firstLine="720"/>
        <w:rPr>
          <w:ins w:id="50" w:author="Ryan Batt" w:date="2015-01-01T20:24:00Z"/>
          <w:rFonts w:ascii="Times New Roman" w:hAnsi="Times New Roman"/>
          <w:sz w:val="24"/>
          <w:szCs w:val="24"/>
        </w:rPr>
      </w:pPr>
      <w:del w:id="51" w:author="Ryan Batt" w:date="2015-01-01T20:24:00Z">
        <w:r w:rsidDel="00AF5138">
          <w:rPr>
            <w:rFonts w:ascii="Times New Roman" w:hAnsi="Times New Roman"/>
            <w:sz w:val="24"/>
            <w:szCs w:val="24"/>
          </w:rPr>
          <w:delText xml:space="preserve"> </w:delText>
        </w:r>
      </w:del>
      <w:commentRangeStart w:id="52"/>
      <w:r>
        <w:rPr>
          <w:rFonts w:ascii="Times New Roman" w:hAnsi="Times New Roman"/>
          <w:sz w:val="24"/>
          <w:szCs w:val="24"/>
        </w:rPr>
        <w:t>F</w:t>
      </w:r>
      <w:r w:rsidR="00A57F13">
        <w:rPr>
          <w:rFonts w:ascii="Times New Roman" w:hAnsi="Times New Roman"/>
          <w:sz w:val="24"/>
          <w:szCs w:val="24"/>
        </w:rPr>
        <w:t xml:space="preserve">or </w:t>
      </w:r>
      <w:proofErr w:type="spellStart"/>
      <w:r w:rsidR="00A57F13">
        <w:rPr>
          <w:rFonts w:ascii="Times New Roman" w:hAnsi="Times New Roman"/>
          <w:sz w:val="24"/>
          <w:szCs w:val="24"/>
        </w:rPr>
        <w:t>Suwa</w:t>
      </w:r>
      <w:proofErr w:type="spellEnd"/>
      <w:r w:rsidR="00A57F13">
        <w:rPr>
          <w:rFonts w:ascii="Times New Roman" w:hAnsi="Times New Roman"/>
          <w:sz w:val="24"/>
          <w:szCs w:val="24"/>
        </w:rPr>
        <w:t>, the trend</w:t>
      </w:r>
      <w:ins w:id="53" w:author="Ryan Batt" w:date="2015-01-01T19:12:00Z">
        <w:r w:rsidR="003E691E">
          <w:rPr>
            <w:rFonts w:ascii="Times New Roman" w:hAnsi="Times New Roman"/>
            <w:sz w:val="24"/>
            <w:szCs w:val="24"/>
          </w:rPr>
          <w:t xml:space="preserve"> in the date of ice formation</w:t>
        </w:r>
      </w:ins>
      <w:r>
        <w:rPr>
          <w:rFonts w:ascii="Times New Roman" w:hAnsi="Times New Roman"/>
          <w:sz w:val="24"/>
          <w:szCs w:val="24"/>
        </w:rPr>
        <w:t xml:space="preserve"> prior </w:t>
      </w:r>
      <w:r>
        <w:rPr>
          <w:rFonts w:ascii="Times New Roman" w:hAnsi="Times New Roman"/>
          <w:sz w:val="24"/>
          <w:szCs w:val="24"/>
        </w:rPr>
        <w:lastRenderedPageBreak/>
        <w:t xml:space="preserve">to the breakpoint was </w:t>
      </w:r>
      <w:del w:id="54" w:author="Ryan Batt" w:date="2015-01-01T19:11:00Z">
        <w:r w:rsidDel="003E691E">
          <w:rPr>
            <w:rFonts w:ascii="Times New Roman" w:hAnsi="Times New Roman"/>
            <w:sz w:val="24"/>
            <w:szCs w:val="24"/>
          </w:rPr>
          <w:delText xml:space="preserve">_____ </w:delText>
        </w:r>
      </w:del>
      <w:ins w:id="55" w:author="Ryan Batt" w:date="2015-01-01T19:11:00Z">
        <w:r w:rsidR="003E691E">
          <w:rPr>
            <w:rFonts w:ascii="Times New Roman" w:hAnsi="Times New Roman"/>
            <w:sz w:val="24"/>
            <w:szCs w:val="24"/>
          </w:rPr>
          <w:t xml:space="preserve">0.46 </w:t>
        </w:r>
      </w:ins>
      <w:r>
        <w:rPr>
          <w:rFonts w:ascii="Times New Roman" w:hAnsi="Times New Roman"/>
          <w:sz w:val="24"/>
          <w:szCs w:val="24"/>
        </w:rPr>
        <w:t xml:space="preserve">days per decade and increased to </w:t>
      </w:r>
      <w:del w:id="56" w:author="Ryan Batt" w:date="2015-01-01T19:11:00Z">
        <w:r w:rsidDel="003E691E">
          <w:rPr>
            <w:rFonts w:ascii="Times New Roman" w:hAnsi="Times New Roman"/>
            <w:sz w:val="24"/>
            <w:szCs w:val="24"/>
          </w:rPr>
          <w:delText xml:space="preserve">_____ </w:delText>
        </w:r>
      </w:del>
      <w:ins w:id="57" w:author="Ryan Batt" w:date="2015-01-01T19:11:00Z">
        <w:r w:rsidR="003E691E">
          <w:rPr>
            <w:rFonts w:ascii="Times New Roman" w:hAnsi="Times New Roman"/>
            <w:sz w:val="24"/>
            <w:szCs w:val="24"/>
          </w:rPr>
          <w:t xml:space="preserve">1.87 </w:t>
        </w:r>
      </w:ins>
      <w:r>
        <w:rPr>
          <w:rFonts w:ascii="Times New Roman" w:hAnsi="Times New Roman"/>
          <w:sz w:val="24"/>
          <w:szCs w:val="24"/>
        </w:rPr>
        <w:t xml:space="preserve">days </w:t>
      </w:r>
      <w:del w:id="58" w:author="Ryan Batt" w:date="2015-01-01T19:11:00Z">
        <w:r w:rsidDel="003E691E">
          <w:rPr>
            <w:rFonts w:ascii="Times New Roman" w:hAnsi="Times New Roman"/>
            <w:sz w:val="24"/>
            <w:szCs w:val="24"/>
          </w:rPr>
          <w:delText xml:space="preserve">to </w:delText>
        </w:r>
      </w:del>
      <w:ins w:id="59" w:author="Ryan Batt" w:date="2015-01-01T19:11:00Z">
        <w:r w:rsidR="003E691E">
          <w:rPr>
            <w:rFonts w:ascii="Times New Roman" w:hAnsi="Times New Roman"/>
            <w:sz w:val="24"/>
            <w:szCs w:val="24"/>
          </w:rPr>
          <w:t xml:space="preserve">per </w:t>
        </w:r>
      </w:ins>
      <w:r>
        <w:rPr>
          <w:rFonts w:ascii="Times New Roman" w:hAnsi="Times New Roman"/>
          <w:sz w:val="24"/>
          <w:szCs w:val="24"/>
        </w:rPr>
        <w:t>decade afterwards</w:t>
      </w:r>
      <w:proofErr w:type="gramStart"/>
      <w:r>
        <w:rPr>
          <w:rFonts w:ascii="Times New Roman" w:hAnsi="Times New Roman"/>
          <w:sz w:val="24"/>
          <w:szCs w:val="24"/>
        </w:rPr>
        <w:t xml:space="preserve">.  </w:t>
      </w:r>
      <w:proofErr w:type="gramEnd"/>
      <w:ins w:id="60" w:author="Ryan Batt" w:date="2015-01-01T19:14:00Z">
        <w:r w:rsidR="00D43D1B">
          <w:rPr>
            <w:rFonts w:ascii="Times New Roman" w:hAnsi="Times New Roman"/>
            <w:sz w:val="24"/>
            <w:szCs w:val="24"/>
          </w:rPr>
          <w:t xml:space="preserve">The magnitude of the ice trend also increased for Torne, </w:t>
        </w:r>
      </w:ins>
      <w:del w:id="61" w:author="Ryan Batt" w:date="2015-01-01T19:14:00Z">
        <w:r w:rsidDel="00D43D1B">
          <w:rPr>
            <w:rFonts w:ascii="Times New Roman" w:hAnsi="Times New Roman"/>
            <w:sz w:val="24"/>
            <w:szCs w:val="24"/>
          </w:rPr>
          <w:delText xml:space="preserve">The </w:delText>
        </w:r>
        <w:r w:rsidR="00A57F13" w:rsidDel="00D43D1B">
          <w:rPr>
            <w:rFonts w:ascii="Times New Roman" w:hAnsi="Times New Roman"/>
            <w:sz w:val="24"/>
            <w:szCs w:val="24"/>
          </w:rPr>
          <w:delText>trend</w:delText>
        </w:r>
      </w:del>
      <w:del w:id="62" w:author="Ryan Batt" w:date="2015-01-01T19:12:00Z">
        <w:r w:rsidR="00A57F13" w:rsidDel="003E691E">
          <w:rPr>
            <w:rFonts w:ascii="Times New Roman" w:hAnsi="Times New Roman"/>
            <w:sz w:val="24"/>
            <w:szCs w:val="24"/>
          </w:rPr>
          <w:delText>s</w:delText>
        </w:r>
      </w:del>
      <w:del w:id="63" w:author="Ryan Batt" w:date="2015-01-01T19:14:00Z">
        <w:r w:rsidR="00A57F13" w:rsidDel="00D43D1B">
          <w:rPr>
            <w:rFonts w:ascii="Times New Roman" w:hAnsi="Times New Roman"/>
            <w:sz w:val="24"/>
            <w:szCs w:val="24"/>
          </w:rPr>
          <w:delText xml:space="preserve"> in</w:delText>
        </w:r>
      </w:del>
      <w:ins w:id="64" w:author="Ryan Batt" w:date="2015-01-01T19:14:00Z">
        <w:r w:rsidR="00D43D1B">
          <w:rPr>
            <w:rFonts w:ascii="Times New Roman" w:hAnsi="Times New Roman"/>
            <w:sz w:val="24"/>
            <w:szCs w:val="24"/>
          </w:rPr>
          <w:t xml:space="preserve">with </w:t>
        </w:r>
      </w:ins>
      <w:ins w:id="65" w:author="Ryan Batt" w:date="2015-01-01T19:12:00Z">
        <w:r w:rsidR="003E691E">
          <w:rPr>
            <w:rFonts w:ascii="Times New Roman" w:hAnsi="Times New Roman"/>
            <w:sz w:val="24"/>
            <w:szCs w:val="24"/>
          </w:rPr>
          <w:t>the date of</w:t>
        </w:r>
      </w:ins>
      <w:r w:rsidR="00A57F13">
        <w:rPr>
          <w:rFonts w:ascii="Times New Roman" w:hAnsi="Times New Roman"/>
          <w:sz w:val="24"/>
          <w:szCs w:val="24"/>
        </w:rPr>
        <w:t xml:space="preserve"> ice breakup </w:t>
      </w:r>
      <w:del w:id="66" w:author="Ryan Batt" w:date="2015-01-01T19:12:00Z">
        <w:r w:rsidR="00A57F13" w:rsidDel="00D43D1B">
          <w:rPr>
            <w:rFonts w:ascii="Times New Roman" w:hAnsi="Times New Roman"/>
            <w:sz w:val="24"/>
            <w:szCs w:val="24"/>
          </w:rPr>
          <w:delText>of</w:delText>
        </w:r>
        <w:r w:rsidDel="00D43D1B">
          <w:rPr>
            <w:rFonts w:ascii="Times New Roman" w:hAnsi="Times New Roman"/>
            <w:sz w:val="24"/>
            <w:szCs w:val="24"/>
          </w:rPr>
          <w:delText xml:space="preserve"> </w:delText>
        </w:r>
      </w:del>
      <w:ins w:id="67" w:author="Ryan Batt" w:date="2015-01-01T19:15:00Z">
        <w:r w:rsidR="00D43D1B">
          <w:rPr>
            <w:rFonts w:ascii="Times New Roman" w:hAnsi="Times New Roman"/>
            <w:sz w:val="24"/>
            <w:szCs w:val="24"/>
          </w:rPr>
          <w:t>decreasing</w:t>
        </w:r>
      </w:ins>
      <w:del w:id="68" w:author="Ryan Batt" w:date="2015-01-01T19:15:00Z">
        <w:r w:rsidDel="00D43D1B">
          <w:rPr>
            <w:rFonts w:ascii="Times New Roman" w:hAnsi="Times New Roman"/>
            <w:sz w:val="24"/>
            <w:szCs w:val="24"/>
          </w:rPr>
          <w:delText xml:space="preserve">Torne </w:delText>
        </w:r>
      </w:del>
      <w:del w:id="69" w:author="Ryan Batt" w:date="2015-01-01T19:13:00Z">
        <w:r w:rsidDel="00D43D1B">
          <w:rPr>
            <w:rFonts w:ascii="Times New Roman" w:hAnsi="Times New Roman"/>
            <w:sz w:val="24"/>
            <w:szCs w:val="24"/>
          </w:rPr>
          <w:delText xml:space="preserve">increased </w:delText>
        </w:r>
      </w:del>
      <w:ins w:id="70" w:author="Ryan Batt" w:date="2015-01-01T19:13:00Z">
        <w:r w:rsidR="00D43D1B">
          <w:rPr>
            <w:rFonts w:ascii="Times New Roman" w:hAnsi="Times New Roman"/>
            <w:sz w:val="24"/>
            <w:szCs w:val="24"/>
          </w:rPr>
          <w:t xml:space="preserve"> </w:t>
        </w:r>
      </w:ins>
      <w:r>
        <w:rPr>
          <w:rFonts w:ascii="Times New Roman" w:hAnsi="Times New Roman"/>
          <w:sz w:val="24"/>
          <w:szCs w:val="24"/>
        </w:rPr>
        <w:t xml:space="preserve">from </w:t>
      </w:r>
      <w:del w:id="71" w:author="Ryan Batt" w:date="2015-01-01T19:11:00Z">
        <w:r w:rsidDel="003E691E">
          <w:rPr>
            <w:rFonts w:ascii="Times New Roman" w:hAnsi="Times New Roman"/>
            <w:sz w:val="24"/>
            <w:szCs w:val="24"/>
          </w:rPr>
          <w:delText xml:space="preserve">_______ </w:delText>
        </w:r>
      </w:del>
      <w:ins w:id="72" w:author="Ryan Batt" w:date="2015-01-01T19:11:00Z">
        <w:r w:rsidR="003E691E">
          <w:rPr>
            <w:rFonts w:ascii="Times New Roman" w:hAnsi="Times New Roman"/>
            <w:sz w:val="24"/>
            <w:szCs w:val="24"/>
          </w:rPr>
          <w:t xml:space="preserve">-0.30 </w:t>
        </w:r>
      </w:ins>
      <w:r>
        <w:rPr>
          <w:rFonts w:ascii="Times New Roman" w:hAnsi="Times New Roman"/>
          <w:sz w:val="24"/>
          <w:szCs w:val="24"/>
        </w:rPr>
        <w:t xml:space="preserve">days per decade to </w:t>
      </w:r>
      <w:del w:id="73" w:author="Ryan Batt" w:date="2015-01-01T19:11:00Z">
        <w:r w:rsidDel="003E691E">
          <w:rPr>
            <w:rFonts w:ascii="Times New Roman" w:hAnsi="Times New Roman"/>
            <w:sz w:val="24"/>
            <w:szCs w:val="24"/>
          </w:rPr>
          <w:delText xml:space="preserve">_______ </w:delText>
        </w:r>
      </w:del>
      <w:ins w:id="74" w:author="Ryan Batt" w:date="2015-01-01T19:11:00Z">
        <w:r w:rsidR="003E691E">
          <w:rPr>
            <w:rFonts w:ascii="Times New Roman" w:hAnsi="Times New Roman"/>
            <w:sz w:val="24"/>
            <w:szCs w:val="24"/>
          </w:rPr>
          <w:t xml:space="preserve">-0.66 </w:t>
        </w:r>
      </w:ins>
      <w:r>
        <w:rPr>
          <w:rFonts w:ascii="Times New Roman" w:hAnsi="Times New Roman"/>
          <w:sz w:val="24"/>
          <w:szCs w:val="24"/>
        </w:rPr>
        <w:t>days per decade</w:t>
      </w:r>
      <w:ins w:id="75" w:author="Ryan Batt" w:date="2015-01-01T19:16:00Z">
        <w:r w:rsidR="00D43D1B">
          <w:rPr>
            <w:rFonts w:ascii="Times New Roman" w:hAnsi="Times New Roman"/>
            <w:sz w:val="24"/>
            <w:szCs w:val="24"/>
          </w:rPr>
          <w:t xml:space="preserve"> (more negative values indicate earlier ice breakup)</w:t>
        </w:r>
      </w:ins>
      <w:proofErr w:type="gramStart"/>
      <w:r>
        <w:rPr>
          <w:rFonts w:ascii="Times New Roman" w:hAnsi="Times New Roman"/>
          <w:sz w:val="24"/>
          <w:szCs w:val="24"/>
        </w:rPr>
        <w:t xml:space="preserve">.  </w:t>
      </w:r>
      <w:commentRangeEnd w:id="52"/>
      <w:proofErr w:type="gramEnd"/>
      <w:r>
        <w:rPr>
          <w:rStyle w:val="CommentReference"/>
          <w:rFonts w:cs="Courier"/>
        </w:rPr>
        <w:commentReference w:id="52"/>
      </w:r>
      <w:r w:rsidR="00F908AA">
        <w:rPr>
          <w:rFonts w:ascii="Times New Roman" w:hAnsi="Times New Roman"/>
          <w:sz w:val="24"/>
          <w:szCs w:val="24"/>
        </w:rPr>
        <w:t xml:space="preserve"> </w:t>
      </w:r>
      <w:ins w:id="76" w:author="Ryan Batt" w:date="2015-01-01T19:18:00Z">
        <w:r w:rsidR="00D43D1B">
          <w:rPr>
            <w:rFonts w:ascii="Times New Roman" w:hAnsi="Times New Roman"/>
            <w:sz w:val="24"/>
            <w:szCs w:val="24"/>
          </w:rPr>
          <w:t xml:space="preserve">In both systems, </w:t>
        </w:r>
      </w:ins>
      <w:del w:id="77" w:author="Ryan Batt" w:date="2015-01-01T19:18:00Z">
        <w:r w:rsidR="005762BC" w:rsidDel="00D43D1B">
          <w:rPr>
            <w:rFonts w:ascii="Times New Roman" w:hAnsi="Times New Roman"/>
            <w:sz w:val="24"/>
            <w:szCs w:val="24"/>
          </w:rPr>
          <w:delText xml:space="preserve">The </w:delText>
        </w:r>
      </w:del>
      <w:ins w:id="78" w:author="Ryan Batt" w:date="2015-01-01T19:18:00Z">
        <w:r w:rsidR="00D43D1B">
          <w:rPr>
            <w:rFonts w:ascii="Times New Roman" w:hAnsi="Times New Roman"/>
            <w:sz w:val="24"/>
            <w:szCs w:val="24"/>
          </w:rPr>
          <w:t xml:space="preserve">the </w:t>
        </w:r>
      </w:ins>
      <w:del w:id="79" w:author="Ryan Batt" w:date="2015-01-01T19:17:00Z">
        <w:r w:rsidR="005762BC" w:rsidDel="00D43D1B">
          <w:rPr>
            <w:rFonts w:ascii="Times New Roman" w:hAnsi="Times New Roman"/>
            <w:sz w:val="24"/>
            <w:szCs w:val="24"/>
          </w:rPr>
          <w:delText xml:space="preserve">timing of the </w:delText>
        </w:r>
      </w:del>
      <w:r w:rsidR="005762BC">
        <w:rPr>
          <w:rFonts w:ascii="Times New Roman" w:hAnsi="Times New Roman"/>
          <w:sz w:val="24"/>
          <w:szCs w:val="24"/>
        </w:rPr>
        <w:t>breakpoint</w:t>
      </w:r>
      <w:del w:id="80" w:author="Ryan Batt" w:date="2015-01-01T19:18:00Z">
        <w:r w:rsidR="005762BC" w:rsidDel="00D43D1B">
          <w:rPr>
            <w:rFonts w:ascii="Times New Roman" w:hAnsi="Times New Roman"/>
            <w:sz w:val="24"/>
            <w:szCs w:val="24"/>
          </w:rPr>
          <w:delText>s</w:delText>
        </w:r>
      </w:del>
      <w:r w:rsidR="005762BC">
        <w:rPr>
          <w:rFonts w:ascii="Times New Roman" w:hAnsi="Times New Roman"/>
          <w:sz w:val="24"/>
          <w:szCs w:val="24"/>
        </w:rPr>
        <w:t xml:space="preserve"> </w:t>
      </w:r>
      <w:del w:id="81" w:author="Ryan Batt" w:date="2015-01-01T19:17:00Z">
        <w:r w:rsidR="005762BC" w:rsidDel="00D43D1B">
          <w:rPr>
            <w:rFonts w:ascii="Times New Roman" w:hAnsi="Times New Roman"/>
            <w:sz w:val="24"/>
            <w:szCs w:val="24"/>
          </w:rPr>
          <w:delText>is consistent with</w:delText>
        </w:r>
      </w:del>
      <w:ins w:id="82" w:author="Ryan Batt" w:date="2015-01-01T19:17:00Z">
        <w:r w:rsidR="00D43D1B">
          <w:rPr>
            <w:rFonts w:ascii="Times New Roman" w:hAnsi="Times New Roman"/>
            <w:sz w:val="24"/>
            <w:szCs w:val="24"/>
          </w:rPr>
          <w:t>occur</w:t>
        </w:r>
      </w:ins>
      <w:ins w:id="83" w:author="Ryan Batt" w:date="2015-01-01T19:18:00Z">
        <w:r w:rsidR="00D43D1B">
          <w:rPr>
            <w:rFonts w:ascii="Times New Roman" w:hAnsi="Times New Roman"/>
            <w:sz w:val="24"/>
            <w:szCs w:val="24"/>
          </w:rPr>
          <w:t>s</w:t>
        </w:r>
      </w:ins>
      <w:ins w:id="84" w:author="Ryan Batt" w:date="2015-01-01T19:17:00Z">
        <w:r w:rsidR="00D43D1B">
          <w:rPr>
            <w:rFonts w:ascii="Times New Roman" w:hAnsi="Times New Roman"/>
            <w:sz w:val="24"/>
            <w:szCs w:val="24"/>
          </w:rPr>
          <w:t xml:space="preserve"> near</w:t>
        </w:r>
      </w:ins>
      <w:r w:rsidR="005762BC">
        <w:rPr>
          <w:rFonts w:ascii="Times New Roman" w:hAnsi="Times New Roman"/>
          <w:sz w:val="24"/>
          <w:szCs w:val="24"/>
        </w:rPr>
        <w:t xml:space="preserve"> the </w:t>
      </w:r>
      <w:del w:id="85" w:author="Ryan Batt" w:date="2015-01-01T19:17:00Z">
        <w:r w:rsidR="005762BC" w:rsidDel="00D43D1B">
          <w:rPr>
            <w:rFonts w:ascii="Times New Roman" w:hAnsi="Times New Roman"/>
            <w:sz w:val="24"/>
            <w:szCs w:val="24"/>
          </w:rPr>
          <w:delText>near-</w:delText>
        </w:r>
      </w:del>
      <w:r w:rsidR="005762BC">
        <w:rPr>
          <w:rFonts w:ascii="Times New Roman" w:hAnsi="Times New Roman"/>
          <w:sz w:val="24"/>
          <w:szCs w:val="24"/>
        </w:rPr>
        <w:t>end of the Little Ice Age and the start of the Industrial Revolution</w:t>
      </w:r>
      <w:del w:id="86" w:author="Ryan Batt" w:date="2015-01-01T19:18:00Z">
        <w:r w:rsidR="00095C5B" w:rsidDel="00D43D1B">
          <w:rPr>
            <w:rFonts w:ascii="Times New Roman" w:hAnsi="Times New Roman"/>
            <w:sz w:val="24"/>
            <w:szCs w:val="24"/>
          </w:rPr>
          <w:delText xml:space="preserve"> in both regions</w:delText>
        </w:r>
      </w:del>
      <w:proofErr w:type="gramStart"/>
      <w:r w:rsidR="005762BC">
        <w:rPr>
          <w:rFonts w:ascii="Times New Roman" w:hAnsi="Times New Roman"/>
          <w:sz w:val="24"/>
          <w:szCs w:val="24"/>
        </w:rPr>
        <w:t xml:space="preserve">.  </w:t>
      </w:r>
      <w:commentRangeStart w:id="87"/>
      <w:proofErr w:type="gramEnd"/>
      <w:ins w:id="88" w:author="Ryan Batt" w:date="2015-01-01T19:22:00Z">
        <w:r w:rsidR="00D43D1B">
          <w:rPr>
            <w:rFonts w:ascii="Times New Roman" w:hAnsi="Times New Roman"/>
            <w:sz w:val="24"/>
            <w:szCs w:val="24"/>
          </w:rPr>
          <w:t xml:space="preserve">For </w:t>
        </w:r>
        <w:proofErr w:type="spellStart"/>
        <w:r w:rsidR="00D43D1B">
          <w:rPr>
            <w:rFonts w:ascii="Times New Roman" w:hAnsi="Times New Roman"/>
            <w:sz w:val="24"/>
            <w:szCs w:val="24"/>
          </w:rPr>
          <w:t>Suwa</w:t>
        </w:r>
        <w:proofErr w:type="spellEnd"/>
        <w:r w:rsidR="00D43D1B">
          <w:rPr>
            <w:rFonts w:ascii="Times New Roman" w:hAnsi="Times New Roman"/>
            <w:sz w:val="24"/>
            <w:szCs w:val="24"/>
          </w:rPr>
          <w:t xml:space="preserve">, the </w:t>
        </w:r>
        <w:proofErr w:type="gramStart"/>
        <w:r w:rsidR="00D43D1B">
          <w:rPr>
            <w:rFonts w:ascii="Times New Roman" w:hAnsi="Times New Roman"/>
            <w:sz w:val="24"/>
            <w:szCs w:val="24"/>
          </w:rPr>
          <w:t xml:space="preserve">timing of the breakpoint is further corroborated by </w:t>
        </w:r>
      </w:ins>
      <w:ins w:id="89" w:author="Ryan Batt" w:date="2015-01-01T19:24:00Z">
        <w:r w:rsidR="00FE7FDF">
          <w:rPr>
            <w:rFonts w:ascii="Times New Roman" w:hAnsi="Times New Roman"/>
            <w:sz w:val="24"/>
            <w:szCs w:val="24"/>
          </w:rPr>
          <w:t>the</w:t>
        </w:r>
      </w:ins>
      <w:ins w:id="90" w:author="Ryan Batt" w:date="2015-01-01T19:21:00Z">
        <w:r w:rsidR="00D43D1B">
          <w:rPr>
            <w:rFonts w:ascii="Times New Roman" w:hAnsi="Times New Roman"/>
            <w:sz w:val="24"/>
            <w:szCs w:val="24"/>
          </w:rPr>
          <w:t xml:space="preserve"> warming</w:t>
        </w:r>
      </w:ins>
      <w:ins w:id="91" w:author="Ryan Batt" w:date="2015-01-01T19:25:00Z">
        <w:r w:rsidR="00FE7FDF">
          <w:rPr>
            <w:rFonts w:ascii="Times New Roman" w:hAnsi="Times New Roman"/>
            <w:sz w:val="24"/>
            <w:szCs w:val="24"/>
          </w:rPr>
          <w:t xml:space="preserve"> air temperatures (??)</w:t>
        </w:r>
      </w:ins>
      <w:ins w:id="92" w:author="Ryan Batt" w:date="2015-01-01T19:21:00Z">
        <w:r w:rsidR="00D43D1B">
          <w:rPr>
            <w:rFonts w:ascii="Times New Roman" w:hAnsi="Times New Roman"/>
            <w:sz w:val="24"/>
            <w:szCs w:val="24"/>
          </w:rPr>
          <w:t xml:space="preserve"> </w:t>
        </w:r>
      </w:ins>
      <w:ins w:id="93" w:author="Ryan Batt" w:date="2015-01-01T19:25:00Z">
        <w:r w:rsidR="00FE7FDF">
          <w:rPr>
            <w:rFonts w:ascii="Times New Roman" w:hAnsi="Times New Roman"/>
            <w:sz w:val="24"/>
            <w:szCs w:val="24"/>
          </w:rPr>
          <w:t>beginning in</w:t>
        </w:r>
      </w:ins>
      <w:ins w:id="94" w:author="Ryan Batt" w:date="2015-01-01T19:21:00Z">
        <w:r w:rsidR="00D43D1B">
          <w:rPr>
            <w:rFonts w:ascii="Times New Roman" w:hAnsi="Times New Roman"/>
            <w:sz w:val="24"/>
            <w:szCs w:val="24"/>
          </w:rPr>
          <w:t xml:space="preserve"> the 1810’s </w:t>
        </w:r>
      </w:ins>
      <w:ins w:id="95" w:author="Ryan Batt" w:date="2015-01-01T19:25:00Z">
        <w:r w:rsidR="00FE7FDF">
          <w:rPr>
            <w:rFonts w:ascii="Times New Roman" w:hAnsi="Times New Roman"/>
            <w:sz w:val="24"/>
            <w:szCs w:val="24"/>
          </w:rPr>
          <w:t>and</w:t>
        </w:r>
      </w:ins>
      <w:ins w:id="96" w:author="Ryan Batt" w:date="2015-01-01T19:24:00Z">
        <w:r w:rsidR="00FE7FDF">
          <w:rPr>
            <w:rFonts w:ascii="Times New Roman" w:hAnsi="Times New Roman"/>
            <w:sz w:val="24"/>
            <w:szCs w:val="24"/>
          </w:rPr>
          <w:t xml:space="preserve"> </w:t>
        </w:r>
      </w:ins>
      <w:ins w:id="97" w:author="Ryan Batt" w:date="2015-01-01T19:25:00Z">
        <w:r w:rsidR="00FE7FDF">
          <w:rPr>
            <w:rFonts w:ascii="Times New Roman" w:hAnsi="Times New Roman"/>
            <w:sz w:val="24"/>
            <w:szCs w:val="24"/>
          </w:rPr>
          <w:t>following</w:t>
        </w:r>
      </w:ins>
      <w:ins w:id="98" w:author="Ryan Batt" w:date="2015-01-01T19:21:00Z">
        <w:r w:rsidR="00D43D1B">
          <w:rPr>
            <w:rFonts w:ascii="Times New Roman" w:hAnsi="Times New Roman"/>
            <w:sz w:val="24"/>
            <w:szCs w:val="24"/>
          </w:rPr>
          <w:t xml:space="preserve"> </w:t>
        </w:r>
      </w:ins>
      <w:ins w:id="99" w:author="Ryan Batt" w:date="2015-01-01T19:22:00Z">
        <w:r w:rsidR="00FE7FDF">
          <w:rPr>
            <w:rFonts w:ascii="Times New Roman" w:hAnsi="Times New Roman"/>
            <w:sz w:val="24"/>
            <w:szCs w:val="24"/>
          </w:rPr>
          <w:t>the cold temperatures of the Little Ice A</w:t>
        </w:r>
        <w:r w:rsidR="00D43D1B">
          <w:rPr>
            <w:rFonts w:ascii="Times New Roman" w:hAnsi="Times New Roman"/>
            <w:sz w:val="24"/>
            <w:szCs w:val="24"/>
          </w:rPr>
          <w:t>ge</w:t>
        </w:r>
      </w:ins>
      <w:proofErr w:type="gramEnd"/>
      <w:ins w:id="100" w:author="Ryan Batt" w:date="2015-01-01T19:24:00Z">
        <w:r w:rsidR="00FE7FDF">
          <w:rPr>
            <w:rFonts w:ascii="Times New Roman" w:hAnsi="Times New Roman"/>
            <w:sz w:val="24"/>
            <w:szCs w:val="24"/>
          </w:rPr>
          <w:t xml:space="preserve">. Evidence for warming starting in </w:t>
        </w:r>
      </w:ins>
      <w:ins w:id="101" w:author="Ryan Batt" w:date="2015-01-01T19:25:00Z">
        <w:r w:rsidR="00FE7FDF">
          <w:rPr>
            <w:rFonts w:ascii="Times New Roman" w:hAnsi="Times New Roman"/>
            <w:sz w:val="24"/>
            <w:szCs w:val="24"/>
          </w:rPr>
          <w:t>the</w:t>
        </w:r>
      </w:ins>
      <w:ins w:id="102" w:author="Ryan Batt" w:date="2015-01-01T19:24:00Z">
        <w:r w:rsidR="00FE7FDF">
          <w:rPr>
            <w:rFonts w:ascii="Times New Roman" w:hAnsi="Times New Roman"/>
            <w:sz w:val="24"/>
            <w:szCs w:val="24"/>
          </w:rPr>
          <w:t xml:space="preserve"> </w:t>
        </w:r>
      </w:ins>
      <w:ins w:id="103" w:author="Ryan Batt" w:date="2015-01-01T19:25:00Z">
        <w:r w:rsidR="00FE7FDF">
          <w:rPr>
            <w:rFonts w:ascii="Times New Roman" w:hAnsi="Times New Roman"/>
            <w:sz w:val="24"/>
            <w:szCs w:val="24"/>
          </w:rPr>
          <w:t>1810’s is provided by</w:t>
        </w:r>
      </w:ins>
      <w:commentRangeEnd w:id="87"/>
      <w:ins w:id="104" w:author="Ryan Batt" w:date="2015-01-01T19:26:00Z">
        <w:r w:rsidR="00FE7FDF">
          <w:rPr>
            <w:rStyle w:val="CommentReference"/>
            <w:rFonts w:cs="Courier"/>
          </w:rPr>
          <w:commentReference w:id="87"/>
        </w:r>
      </w:ins>
      <w:ins w:id="106" w:author="Ryan Batt" w:date="2015-01-01T19:25:00Z">
        <w:r w:rsidR="00FE7FDF">
          <w:rPr>
            <w:rFonts w:ascii="Times New Roman" w:hAnsi="Times New Roman"/>
            <w:sz w:val="24"/>
            <w:szCs w:val="24"/>
          </w:rPr>
          <w:t xml:space="preserve"> </w:t>
        </w:r>
      </w:ins>
      <w:del w:id="107" w:author="Ryan Batt" w:date="2015-01-01T19:22:00Z">
        <w:r w:rsidR="00095C5B" w:rsidDel="00D43D1B">
          <w:rPr>
            <w:rFonts w:ascii="Times New Roman" w:hAnsi="Times New Roman"/>
            <w:sz w:val="24"/>
            <w:szCs w:val="24"/>
          </w:rPr>
          <w:delText xml:space="preserve">For Suwa, </w:delText>
        </w:r>
      </w:del>
      <w:del w:id="108" w:author="Ryan Batt" w:date="2015-01-01T19:19:00Z">
        <w:r w:rsidR="00095C5B" w:rsidDel="00D43D1B">
          <w:rPr>
            <w:rFonts w:ascii="Times New Roman" w:hAnsi="Times New Roman"/>
            <w:sz w:val="24"/>
            <w:szCs w:val="24"/>
          </w:rPr>
          <w:delText>p</w:delText>
        </w:r>
        <w:r w:rsidR="005762BC" w:rsidDel="00D43D1B">
          <w:rPr>
            <w:rFonts w:ascii="Times New Roman" w:hAnsi="Times New Roman"/>
            <w:sz w:val="24"/>
            <w:szCs w:val="24"/>
          </w:rPr>
          <w:delText>revious studies based on</w:delText>
        </w:r>
        <w:r w:rsidR="00095C5B" w:rsidDel="00D43D1B">
          <w:rPr>
            <w:rFonts w:ascii="Times New Roman" w:hAnsi="Times New Roman"/>
            <w:sz w:val="24"/>
            <w:szCs w:val="24"/>
          </w:rPr>
          <w:delText xml:space="preserve"> </w:delText>
        </w:r>
      </w:del>
      <w:r w:rsidR="005762BC">
        <w:rPr>
          <w:rFonts w:ascii="Times New Roman" w:hAnsi="Times New Roman"/>
          <w:sz w:val="24"/>
          <w:szCs w:val="24"/>
        </w:rPr>
        <w:t>diaries of temperature and precipitation</w:t>
      </w:r>
      <w:r w:rsidR="00095C5B">
        <w:rPr>
          <w:rFonts w:ascii="Times New Roman" w:hAnsi="Times New Roman"/>
          <w:sz w:val="24"/>
          <w:szCs w:val="24"/>
        </w:rPr>
        <w:t xml:space="preserve"> (</w:t>
      </w:r>
      <w:proofErr w:type="spellStart"/>
      <w:r w:rsidR="00095C5B">
        <w:rPr>
          <w:rFonts w:ascii="Times New Roman" w:hAnsi="Times New Roman"/>
          <w:sz w:val="24"/>
          <w:szCs w:val="24"/>
        </w:rPr>
        <w:t>Mikami</w:t>
      </w:r>
      <w:proofErr w:type="spellEnd"/>
      <w:r w:rsidR="00095C5B">
        <w:rPr>
          <w:rFonts w:ascii="Times New Roman" w:hAnsi="Times New Roman"/>
          <w:sz w:val="24"/>
          <w:szCs w:val="24"/>
        </w:rPr>
        <w:t xml:space="preserve"> 2008),</w:t>
      </w:r>
      <w:ins w:id="109" w:author="Ryan Batt" w:date="2015-01-01T19:27:00Z">
        <w:r w:rsidR="00FE7FDF">
          <w:rPr>
            <w:rFonts w:ascii="Times New Roman" w:hAnsi="Times New Roman"/>
            <w:sz w:val="24"/>
            <w:szCs w:val="24"/>
          </w:rPr>
          <w:t xml:space="preserve"> Lake </w:t>
        </w:r>
        <w:proofErr w:type="spellStart"/>
        <w:r w:rsidR="00FE7FDF">
          <w:rPr>
            <w:rFonts w:ascii="Times New Roman" w:hAnsi="Times New Roman"/>
            <w:sz w:val="24"/>
            <w:szCs w:val="24"/>
          </w:rPr>
          <w:t>Nakastuna</w:t>
        </w:r>
      </w:ins>
      <w:proofErr w:type="spellEnd"/>
      <w:r w:rsidR="00095C5B">
        <w:rPr>
          <w:rFonts w:ascii="Times New Roman" w:hAnsi="Times New Roman"/>
          <w:sz w:val="24"/>
          <w:szCs w:val="24"/>
        </w:rPr>
        <w:t xml:space="preserve"> </w:t>
      </w:r>
      <w:commentRangeStart w:id="110"/>
      <w:proofErr w:type="spellStart"/>
      <w:r w:rsidR="005762BC">
        <w:rPr>
          <w:rFonts w:ascii="Times New Roman" w:hAnsi="Times New Roman"/>
          <w:sz w:val="24"/>
          <w:szCs w:val="24"/>
        </w:rPr>
        <w:t>paleo</w:t>
      </w:r>
      <w:proofErr w:type="spellEnd"/>
      <w:r w:rsidR="005762BC">
        <w:rPr>
          <w:rFonts w:ascii="Times New Roman" w:hAnsi="Times New Roman"/>
          <w:sz w:val="24"/>
          <w:szCs w:val="24"/>
        </w:rPr>
        <w:t>-reconstructions</w:t>
      </w:r>
      <w:commentRangeEnd w:id="110"/>
      <w:r w:rsidR="00FE7FDF">
        <w:rPr>
          <w:rStyle w:val="CommentReference"/>
          <w:rFonts w:cs="Courier"/>
        </w:rPr>
        <w:commentReference w:id="110"/>
      </w:r>
      <w:r w:rsidR="005762BC">
        <w:rPr>
          <w:rFonts w:ascii="Times New Roman" w:hAnsi="Times New Roman"/>
          <w:sz w:val="24"/>
          <w:szCs w:val="24"/>
        </w:rPr>
        <w:t xml:space="preserve"> </w:t>
      </w:r>
      <w:del w:id="111" w:author="Ryan Batt" w:date="2015-01-01T19:27:00Z">
        <w:r w:rsidR="005762BC" w:rsidDel="00FE7FDF">
          <w:rPr>
            <w:rFonts w:ascii="Times New Roman" w:hAnsi="Times New Roman"/>
            <w:sz w:val="24"/>
            <w:szCs w:val="24"/>
          </w:rPr>
          <w:delText>from the sediment core of Lake Nakatsuna in central Japan</w:delText>
        </w:r>
      </w:del>
      <w:ins w:id="112" w:author="Ryan Batt" w:date="2015-01-01T19:27:00Z">
        <w:r w:rsidR="00FE7FDF">
          <w:rPr>
            <w:rFonts w:ascii="Times New Roman" w:hAnsi="Times New Roman"/>
            <w:sz w:val="24"/>
            <w:szCs w:val="24"/>
          </w:rPr>
          <w:t>of XXX</w:t>
        </w:r>
      </w:ins>
      <w:r w:rsidR="005762BC">
        <w:rPr>
          <w:rFonts w:ascii="Times New Roman" w:hAnsi="Times New Roman"/>
          <w:sz w:val="24"/>
          <w:szCs w:val="24"/>
        </w:rPr>
        <w:t xml:space="preserve"> (</w:t>
      </w:r>
      <w:proofErr w:type="spellStart"/>
      <w:r w:rsidR="005762BC">
        <w:rPr>
          <w:rFonts w:ascii="Times New Roman" w:hAnsi="Times New Roman"/>
          <w:sz w:val="24"/>
          <w:szCs w:val="24"/>
        </w:rPr>
        <w:t>Adhikari</w:t>
      </w:r>
      <w:proofErr w:type="spellEnd"/>
      <w:r w:rsidR="005762BC">
        <w:rPr>
          <w:rFonts w:ascii="Times New Roman" w:hAnsi="Times New Roman"/>
          <w:sz w:val="24"/>
          <w:szCs w:val="24"/>
        </w:rPr>
        <w:t xml:space="preserve"> and </w:t>
      </w:r>
      <w:proofErr w:type="spellStart"/>
      <w:r w:rsidR="005762BC">
        <w:rPr>
          <w:rFonts w:ascii="Times New Roman" w:hAnsi="Times New Roman"/>
          <w:sz w:val="24"/>
          <w:szCs w:val="24"/>
        </w:rPr>
        <w:t>Kumon</w:t>
      </w:r>
      <w:proofErr w:type="spellEnd"/>
      <w:r w:rsidR="005762BC">
        <w:rPr>
          <w:rFonts w:ascii="Times New Roman" w:hAnsi="Times New Roman"/>
          <w:sz w:val="24"/>
          <w:szCs w:val="24"/>
        </w:rPr>
        <w:t xml:space="preserve"> 2001)</w:t>
      </w:r>
      <w:r w:rsidR="00095C5B">
        <w:rPr>
          <w:rFonts w:ascii="Times New Roman" w:hAnsi="Times New Roman"/>
          <w:sz w:val="24"/>
          <w:szCs w:val="24"/>
        </w:rPr>
        <w:t>, and cherry blossom flowering times in Tokyo</w:t>
      </w:r>
      <w:del w:id="113" w:author="Ryan Batt" w:date="2015-01-01T19:31:00Z">
        <w:r w:rsidR="00095C5B" w:rsidDel="00FE7FDF">
          <w:rPr>
            <w:rFonts w:ascii="Times New Roman" w:hAnsi="Times New Roman"/>
            <w:sz w:val="24"/>
            <w:szCs w:val="24"/>
          </w:rPr>
          <w:delText xml:space="preserve"> (Primack et al. 2009</w:delText>
        </w:r>
      </w:del>
      <w:ins w:id="114" w:author="Ryan Batt" w:date="2015-01-01T19:26:00Z">
        <w:r w:rsidR="00FE7FDF">
          <w:rPr>
            <w:rFonts w:ascii="Times New Roman" w:hAnsi="Times New Roman"/>
            <w:sz w:val="24"/>
            <w:szCs w:val="24"/>
          </w:rPr>
          <w:t>, which</w:t>
        </w:r>
      </w:ins>
      <w:del w:id="115" w:author="Ryan Batt" w:date="2015-01-01T19:26:00Z">
        <w:r w:rsidR="00095C5B" w:rsidDel="00FE7FDF">
          <w:rPr>
            <w:rFonts w:ascii="Times New Roman" w:hAnsi="Times New Roman"/>
            <w:sz w:val="24"/>
            <w:szCs w:val="24"/>
          </w:rPr>
          <w:delText>)</w:delText>
        </w:r>
        <w:r w:rsidR="00D94DF8" w:rsidDel="00FE7FDF">
          <w:rPr>
            <w:rFonts w:ascii="Times New Roman" w:hAnsi="Times New Roman"/>
            <w:sz w:val="24"/>
            <w:szCs w:val="24"/>
          </w:rPr>
          <w:delText>,</w:delText>
        </w:r>
        <w:r w:rsidR="00095C5B" w:rsidDel="00FE7FDF">
          <w:rPr>
            <w:rFonts w:ascii="Times New Roman" w:hAnsi="Times New Roman"/>
            <w:sz w:val="24"/>
            <w:szCs w:val="24"/>
          </w:rPr>
          <w:delText xml:space="preserve"> </w:delText>
        </w:r>
        <w:r w:rsidR="005762BC" w:rsidDel="00FE7FDF">
          <w:rPr>
            <w:rFonts w:ascii="Times New Roman" w:hAnsi="Times New Roman"/>
            <w:sz w:val="24"/>
            <w:szCs w:val="24"/>
          </w:rPr>
          <w:delText xml:space="preserve">all indicate that climate began to warm in the 1810s following very cold temperatures </w:delText>
        </w:r>
      </w:del>
      <w:del w:id="116" w:author="Ryan Batt" w:date="2015-01-01T19:20:00Z">
        <w:r w:rsidR="005762BC" w:rsidDel="00D43D1B">
          <w:rPr>
            <w:rFonts w:ascii="Times New Roman" w:hAnsi="Times New Roman"/>
            <w:sz w:val="24"/>
            <w:szCs w:val="24"/>
          </w:rPr>
          <w:delText>in the region associated</w:delText>
        </w:r>
      </w:del>
      <w:del w:id="117" w:author="Ryan Batt" w:date="2015-01-01T19:26:00Z">
        <w:r w:rsidR="005762BC" w:rsidDel="00FE7FDF">
          <w:rPr>
            <w:rFonts w:ascii="Times New Roman" w:hAnsi="Times New Roman"/>
            <w:sz w:val="24"/>
            <w:szCs w:val="24"/>
          </w:rPr>
          <w:delText xml:space="preserve"> </w:delText>
        </w:r>
      </w:del>
      <w:del w:id="118" w:author="Ryan Batt" w:date="2015-01-01T19:20:00Z">
        <w:r w:rsidR="005762BC" w:rsidDel="00D43D1B">
          <w:rPr>
            <w:rFonts w:ascii="Times New Roman" w:hAnsi="Times New Roman"/>
            <w:sz w:val="24"/>
            <w:szCs w:val="24"/>
          </w:rPr>
          <w:delText xml:space="preserve">with </w:delText>
        </w:r>
      </w:del>
      <w:del w:id="119" w:author="Ryan Batt" w:date="2015-01-01T19:26:00Z">
        <w:r w:rsidR="005762BC" w:rsidDel="00FE7FDF">
          <w:rPr>
            <w:rFonts w:ascii="Times New Roman" w:hAnsi="Times New Roman"/>
            <w:sz w:val="24"/>
            <w:szCs w:val="24"/>
          </w:rPr>
          <w:delText>the Little Ice Age</w:delText>
        </w:r>
        <w:r w:rsidR="00095C5B" w:rsidDel="00FE7FDF">
          <w:rPr>
            <w:rFonts w:ascii="Times New Roman" w:hAnsi="Times New Roman"/>
            <w:sz w:val="24"/>
            <w:szCs w:val="24"/>
          </w:rPr>
          <w:delText>.</w:delText>
        </w:r>
      </w:del>
      <w:r w:rsidR="00095C5B">
        <w:rPr>
          <w:rFonts w:ascii="Times New Roman" w:hAnsi="Times New Roman"/>
          <w:sz w:val="24"/>
          <w:szCs w:val="24"/>
        </w:rPr>
        <w:t xml:space="preserve"> </w:t>
      </w:r>
      <w:del w:id="120" w:author="Ryan Batt" w:date="2015-01-01T19:30:00Z">
        <w:r w:rsidR="00095C5B" w:rsidDel="00FE7FDF">
          <w:rPr>
            <w:rFonts w:ascii="Times New Roman" w:hAnsi="Times New Roman"/>
            <w:sz w:val="24"/>
            <w:szCs w:val="24"/>
          </w:rPr>
          <w:delText xml:space="preserve"> </w:delText>
        </w:r>
      </w:del>
      <w:ins w:id="121" w:author="Ryan Batt" w:date="2015-01-01T19:30:00Z">
        <w:r w:rsidR="00FE7FDF">
          <w:rPr>
            <w:rFonts w:ascii="Times New Roman" w:hAnsi="Times New Roman"/>
            <w:sz w:val="24"/>
            <w:szCs w:val="24"/>
          </w:rPr>
          <w:t>s</w:t>
        </w:r>
      </w:ins>
      <w:del w:id="122" w:author="Ryan Batt" w:date="2015-01-01T19:30:00Z">
        <w:r w:rsidR="00095C5B" w:rsidDel="00FE7FDF">
          <w:rPr>
            <w:rFonts w:ascii="Times New Roman" w:hAnsi="Times New Roman"/>
            <w:sz w:val="24"/>
            <w:szCs w:val="24"/>
          </w:rPr>
          <w:delText>S</w:delText>
        </w:r>
      </w:del>
      <w:r w:rsidR="00095C5B">
        <w:rPr>
          <w:rFonts w:ascii="Times New Roman" w:hAnsi="Times New Roman"/>
          <w:sz w:val="24"/>
          <w:szCs w:val="24"/>
        </w:rPr>
        <w:t>ince the 1950s</w:t>
      </w:r>
      <w:del w:id="123" w:author="Ryan Batt" w:date="2015-01-01T19:31:00Z">
        <w:r w:rsidR="00095C5B" w:rsidDel="00FE7FDF">
          <w:rPr>
            <w:rFonts w:ascii="Times New Roman" w:hAnsi="Times New Roman"/>
            <w:sz w:val="24"/>
            <w:szCs w:val="24"/>
          </w:rPr>
          <w:delText>,</w:delText>
        </w:r>
      </w:del>
      <w:ins w:id="124" w:author="Ryan Batt" w:date="2015-01-01T19:29:00Z">
        <w:r w:rsidR="00FE7FDF">
          <w:rPr>
            <w:rFonts w:ascii="Times New Roman" w:hAnsi="Times New Roman"/>
            <w:sz w:val="24"/>
            <w:szCs w:val="24"/>
          </w:rPr>
          <w:t xml:space="preserve"> </w:t>
        </w:r>
      </w:ins>
      <w:ins w:id="125" w:author="Ryan Batt" w:date="2015-01-01T19:31:00Z">
        <w:r w:rsidR="00FE7FDF">
          <w:rPr>
            <w:rFonts w:ascii="Times New Roman" w:hAnsi="Times New Roman"/>
            <w:sz w:val="24"/>
            <w:szCs w:val="24"/>
          </w:rPr>
          <w:t>have been</w:t>
        </w:r>
      </w:ins>
      <w:r w:rsidR="00095C5B">
        <w:rPr>
          <w:rFonts w:ascii="Times New Roman" w:hAnsi="Times New Roman"/>
          <w:sz w:val="24"/>
          <w:szCs w:val="24"/>
        </w:rPr>
        <w:t xml:space="preserve"> </w:t>
      </w:r>
      <w:del w:id="126" w:author="Ryan Batt" w:date="2015-01-01T19:33:00Z">
        <w:r w:rsidR="00095C5B" w:rsidDel="00F4218E">
          <w:rPr>
            <w:rFonts w:ascii="Times New Roman" w:hAnsi="Times New Roman"/>
            <w:sz w:val="24"/>
            <w:szCs w:val="24"/>
          </w:rPr>
          <w:delText xml:space="preserve">cherry blossoms </w:delText>
        </w:r>
      </w:del>
      <w:del w:id="127" w:author="Ryan Batt" w:date="2015-01-01T19:30:00Z">
        <w:r w:rsidR="00095C5B" w:rsidDel="00FE7FDF">
          <w:rPr>
            <w:rFonts w:ascii="Times New Roman" w:hAnsi="Times New Roman"/>
            <w:sz w:val="24"/>
            <w:szCs w:val="24"/>
          </w:rPr>
          <w:delText xml:space="preserve">are </w:delText>
        </w:r>
      </w:del>
      <w:r w:rsidR="00095C5B">
        <w:rPr>
          <w:rFonts w:ascii="Times New Roman" w:hAnsi="Times New Roman"/>
          <w:sz w:val="24"/>
          <w:szCs w:val="24"/>
        </w:rPr>
        <w:t xml:space="preserve">flowering earlier </w:t>
      </w:r>
      <w:del w:id="128" w:author="Ryan Batt" w:date="2015-01-01T19:28:00Z">
        <w:r w:rsidR="00095C5B" w:rsidDel="00FE7FDF">
          <w:rPr>
            <w:rFonts w:ascii="Times New Roman" w:hAnsi="Times New Roman"/>
            <w:sz w:val="24"/>
            <w:szCs w:val="24"/>
          </w:rPr>
          <w:delText>with the earliest blooming records occurring between 1971-2000 compared to</w:delText>
        </w:r>
      </w:del>
      <w:ins w:id="129" w:author="Ryan Batt" w:date="2015-01-01T19:28:00Z">
        <w:r w:rsidR="00FE7FDF">
          <w:rPr>
            <w:rFonts w:ascii="Times New Roman" w:hAnsi="Times New Roman"/>
            <w:sz w:val="24"/>
            <w:szCs w:val="24"/>
          </w:rPr>
          <w:t>than at</w:t>
        </w:r>
      </w:ins>
      <w:r w:rsidR="00095C5B">
        <w:rPr>
          <w:rFonts w:ascii="Times New Roman" w:hAnsi="Times New Roman"/>
          <w:sz w:val="24"/>
          <w:szCs w:val="24"/>
        </w:rPr>
        <w:t xml:space="preserve"> any point in the past</w:t>
      </w:r>
      <w:r w:rsidR="00D94DF8">
        <w:rPr>
          <w:rFonts w:ascii="Times New Roman" w:hAnsi="Times New Roman"/>
          <w:sz w:val="24"/>
          <w:szCs w:val="24"/>
        </w:rPr>
        <w:t xml:space="preserve"> 1200 years</w:t>
      </w:r>
      <w:ins w:id="130" w:author="Ryan Batt" w:date="2015-01-01T19:31:00Z">
        <w:r w:rsidR="00FE7FDF">
          <w:rPr>
            <w:rFonts w:ascii="Times New Roman" w:hAnsi="Times New Roman"/>
            <w:sz w:val="24"/>
            <w:szCs w:val="24"/>
          </w:rPr>
          <w:t>, partially due to climate change</w:t>
        </w:r>
      </w:ins>
      <w:ins w:id="131" w:author="Ryan Batt" w:date="2015-01-01T19:30:00Z">
        <w:r w:rsidR="00FE7FDF">
          <w:rPr>
            <w:rFonts w:ascii="Times New Roman" w:hAnsi="Times New Roman"/>
            <w:sz w:val="24"/>
            <w:szCs w:val="24"/>
          </w:rPr>
          <w:t xml:space="preserve"> </w:t>
        </w:r>
      </w:ins>
      <w:del w:id="132" w:author="Ryan Batt" w:date="2015-01-01T19:30:00Z">
        <w:r w:rsidR="00D94DF8" w:rsidDel="00FE7FDF">
          <w:rPr>
            <w:rFonts w:ascii="Times New Roman" w:hAnsi="Times New Roman"/>
            <w:sz w:val="24"/>
            <w:szCs w:val="24"/>
          </w:rPr>
          <w:delText>, which</w:delText>
        </w:r>
        <w:r w:rsidR="00095C5B" w:rsidDel="00FE7FDF">
          <w:rPr>
            <w:rFonts w:ascii="Times New Roman" w:hAnsi="Times New Roman"/>
            <w:sz w:val="24"/>
            <w:szCs w:val="24"/>
          </w:rPr>
          <w:delText xml:space="preserve"> has been attributed to urbanization and climate change </w:delText>
        </w:r>
      </w:del>
      <w:r w:rsidR="00095C5B">
        <w:rPr>
          <w:rFonts w:ascii="Times New Roman" w:hAnsi="Times New Roman"/>
          <w:sz w:val="24"/>
          <w:szCs w:val="24"/>
        </w:rPr>
        <w:t>(</w:t>
      </w:r>
      <w:proofErr w:type="spellStart"/>
      <w:r w:rsidR="00095C5B">
        <w:rPr>
          <w:rFonts w:ascii="Times New Roman" w:hAnsi="Times New Roman"/>
          <w:sz w:val="24"/>
          <w:szCs w:val="24"/>
        </w:rPr>
        <w:t>Aono</w:t>
      </w:r>
      <w:proofErr w:type="spellEnd"/>
      <w:r w:rsidR="00095C5B">
        <w:rPr>
          <w:rFonts w:ascii="Times New Roman" w:hAnsi="Times New Roman"/>
          <w:sz w:val="24"/>
          <w:szCs w:val="24"/>
        </w:rPr>
        <w:t xml:space="preserve"> and </w:t>
      </w:r>
      <w:proofErr w:type="spellStart"/>
      <w:r w:rsidR="00095C5B">
        <w:rPr>
          <w:rFonts w:ascii="Times New Roman" w:hAnsi="Times New Roman"/>
          <w:sz w:val="24"/>
          <w:szCs w:val="24"/>
        </w:rPr>
        <w:t>Kazui</w:t>
      </w:r>
      <w:proofErr w:type="spellEnd"/>
      <w:r w:rsidR="00095C5B">
        <w:rPr>
          <w:rFonts w:ascii="Times New Roman" w:hAnsi="Times New Roman"/>
          <w:sz w:val="24"/>
          <w:szCs w:val="24"/>
        </w:rPr>
        <w:t xml:space="preserve">, 2008; </w:t>
      </w:r>
      <w:proofErr w:type="spellStart"/>
      <w:r w:rsidR="00095C5B">
        <w:rPr>
          <w:rFonts w:ascii="Times New Roman" w:hAnsi="Times New Roman"/>
          <w:sz w:val="24"/>
          <w:szCs w:val="24"/>
        </w:rPr>
        <w:t>Primack</w:t>
      </w:r>
      <w:proofErr w:type="spellEnd"/>
      <w:r w:rsidR="00095C5B">
        <w:rPr>
          <w:rFonts w:ascii="Times New Roman" w:hAnsi="Times New Roman"/>
          <w:sz w:val="24"/>
          <w:szCs w:val="24"/>
        </w:rPr>
        <w:t xml:space="preserve"> et al. </w:t>
      </w:r>
      <w:r w:rsidR="003D6B29">
        <w:rPr>
          <w:rFonts w:ascii="Times New Roman" w:hAnsi="Times New Roman"/>
          <w:sz w:val="24"/>
          <w:szCs w:val="24"/>
        </w:rPr>
        <w:t xml:space="preserve">2009).  </w:t>
      </w:r>
      <w:del w:id="133" w:author="Ryan Batt" w:date="2015-01-01T19:35:00Z">
        <w:r w:rsidR="003D6B29" w:rsidDel="00F4218E">
          <w:rPr>
            <w:rFonts w:ascii="Times New Roman" w:hAnsi="Times New Roman"/>
            <w:sz w:val="24"/>
            <w:szCs w:val="24"/>
          </w:rPr>
          <w:delText>Coincidentally</w:delText>
        </w:r>
      </w:del>
      <w:ins w:id="134" w:author="Ryan Batt" w:date="2015-01-01T19:35:00Z">
        <w:r w:rsidR="00F4218E">
          <w:rPr>
            <w:rFonts w:ascii="Times New Roman" w:hAnsi="Times New Roman"/>
            <w:sz w:val="24"/>
            <w:szCs w:val="24"/>
          </w:rPr>
          <w:t>Furthermore</w:t>
        </w:r>
      </w:ins>
      <w:r w:rsidR="003D6B29">
        <w:rPr>
          <w:rFonts w:ascii="Times New Roman" w:hAnsi="Times New Roman"/>
          <w:sz w:val="24"/>
          <w:szCs w:val="24"/>
        </w:rPr>
        <w:t>,</w:t>
      </w:r>
      <w:ins w:id="135" w:author="Ryan Batt" w:date="2015-01-01T19:35:00Z">
        <w:r w:rsidR="00F4218E">
          <w:rPr>
            <w:rFonts w:ascii="Times New Roman" w:hAnsi="Times New Roman"/>
            <w:sz w:val="24"/>
            <w:szCs w:val="24"/>
          </w:rPr>
          <w:t xml:space="preserve"> the </w:t>
        </w:r>
        <w:proofErr w:type="spellStart"/>
        <w:r w:rsidR="00F4218E">
          <w:rPr>
            <w:rFonts w:ascii="Times New Roman" w:hAnsi="Times New Roman"/>
            <w:sz w:val="24"/>
            <w:szCs w:val="24"/>
          </w:rPr>
          <w:t>Suwa</w:t>
        </w:r>
        <w:proofErr w:type="spellEnd"/>
        <w:r w:rsidR="00F4218E">
          <w:rPr>
            <w:rFonts w:ascii="Times New Roman" w:hAnsi="Times New Roman"/>
            <w:sz w:val="24"/>
            <w:szCs w:val="24"/>
          </w:rPr>
          <w:t xml:space="preserve"> ice record shows the highest incidence of no-freeze years in the period after the 1950’s (Figure 2)</w:t>
        </w:r>
        <w:r w:rsidR="001B2EA9">
          <w:rPr>
            <w:rFonts w:ascii="Times New Roman" w:hAnsi="Times New Roman"/>
            <w:sz w:val="24"/>
            <w:szCs w:val="24"/>
          </w:rPr>
          <w:t xml:space="preserve">; </w:t>
        </w:r>
      </w:ins>
      <w:ins w:id="136" w:author="Ryan Batt" w:date="2015-01-01T20:15:00Z">
        <w:r w:rsidR="001B2EA9">
          <w:rPr>
            <w:rFonts w:ascii="Times New Roman" w:hAnsi="Times New Roman"/>
            <w:sz w:val="24"/>
            <w:szCs w:val="24"/>
          </w:rPr>
          <w:t xml:space="preserve">in the last 55 years of the </w:t>
        </w:r>
        <w:proofErr w:type="spellStart"/>
        <w:r w:rsidR="001B2EA9">
          <w:rPr>
            <w:rFonts w:ascii="Times New Roman" w:hAnsi="Times New Roman"/>
            <w:sz w:val="24"/>
            <w:szCs w:val="24"/>
          </w:rPr>
          <w:t>Suwa</w:t>
        </w:r>
        <w:proofErr w:type="spellEnd"/>
        <w:r w:rsidR="001B2EA9">
          <w:rPr>
            <w:rFonts w:ascii="Times New Roman" w:hAnsi="Times New Roman"/>
            <w:sz w:val="24"/>
            <w:szCs w:val="24"/>
          </w:rPr>
          <w:t xml:space="preserve"> record (1950-2004) </w:t>
        </w:r>
      </w:ins>
      <w:ins w:id="137" w:author="Ryan Batt" w:date="2015-01-01T20:16:00Z">
        <w:r w:rsidR="001B2EA9">
          <w:rPr>
            <w:rFonts w:ascii="Times New Roman" w:hAnsi="Times New Roman"/>
            <w:sz w:val="24"/>
            <w:szCs w:val="24"/>
          </w:rPr>
          <w:t>the lake did not freeze twelve times, compared to only three such instances during the first 255 years of the record (1443-1700</w:t>
        </w:r>
        <w:proofErr w:type="gramStart"/>
        <w:r w:rsidR="001B2EA9">
          <w:rPr>
            <w:rFonts w:ascii="Times New Roman" w:hAnsi="Times New Roman"/>
            <w:sz w:val="24"/>
            <w:szCs w:val="24"/>
          </w:rPr>
          <w:t xml:space="preserve">)  </w:t>
        </w:r>
      </w:ins>
      <w:proofErr w:type="gramEnd"/>
      <w:del w:id="138" w:author="Ryan Batt" w:date="2015-01-01T19:33:00Z">
        <w:r w:rsidR="003D6B29" w:rsidDel="00F4218E">
          <w:rPr>
            <w:rFonts w:ascii="Times New Roman" w:hAnsi="Times New Roman"/>
            <w:sz w:val="24"/>
            <w:szCs w:val="24"/>
          </w:rPr>
          <w:delText xml:space="preserve"> </w:delText>
        </w:r>
      </w:del>
      <w:del w:id="139" w:author="Ryan Batt" w:date="2015-01-01T19:36:00Z">
        <w:r w:rsidR="003D6B29" w:rsidDel="00F4218E">
          <w:rPr>
            <w:rFonts w:ascii="Times New Roman" w:hAnsi="Times New Roman"/>
            <w:sz w:val="24"/>
            <w:szCs w:val="24"/>
          </w:rPr>
          <w:delText xml:space="preserve">on </w:delText>
        </w:r>
        <w:r w:rsidR="00095C5B" w:rsidDel="00F4218E">
          <w:rPr>
            <w:rFonts w:ascii="Times New Roman" w:hAnsi="Times New Roman"/>
            <w:sz w:val="24"/>
            <w:szCs w:val="24"/>
          </w:rPr>
          <w:delText xml:space="preserve">Suwa, this was during the time period when the lake had the highest incidence of not freezing (Figure </w:delText>
        </w:r>
      </w:del>
      <w:del w:id="140" w:author="Ryan Batt" w:date="2015-01-01T19:19:00Z">
        <w:r w:rsidR="00095C5B" w:rsidDel="00D43D1B">
          <w:rPr>
            <w:rFonts w:ascii="Times New Roman" w:hAnsi="Times New Roman"/>
            <w:sz w:val="24"/>
            <w:szCs w:val="24"/>
          </w:rPr>
          <w:delText>1c</w:delText>
        </w:r>
      </w:del>
      <w:del w:id="141" w:author="Ryan Batt" w:date="2015-01-01T19:36:00Z">
        <w:r w:rsidR="00095C5B" w:rsidDel="00F4218E">
          <w:rPr>
            <w:rFonts w:ascii="Times New Roman" w:hAnsi="Times New Roman"/>
            <w:sz w:val="24"/>
            <w:szCs w:val="24"/>
          </w:rPr>
          <w:delText>).</w:delText>
        </w:r>
      </w:del>
      <w:del w:id="142" w:author="Ryan Batt" w:date="2015-01-01T20:16:00Z">
        <w:r w:rsidR="00095C5B" w:rsidRPr="00095C5B" w:rsidDel="001B2EA9">
          <w:rPr>
            <w:rFonts w:ascii="Times New Roman" w:hAnsi="Times New Roman"/>
            <w:sz w:val="24"/>
            <w:szCs w:val="24"/>
          </w:rPr>
          <w:delText xml:space="preserve"> </w:delText>
        </w:r>
      </w:del>
      <w:ins w:id="143" w:author="Ryan Batt" w:date="2015-01-01T20:15:00Z">
        <w:r w:rsidR="001B2EA9">
          <w:rPr>
            <w:rFonts w:ascii="Times New Roman" w:hAnsi="Times New Roman"/>
            <w:sz w:val="24"/>
            <w:szCs w:val="24"/>
          </w:rPr>
          <w:t>i</w:t>
        </w:r>
      </w:ins>
      <w:del w:id="144" w:author="Ryan Batt" w:date="2015-01-01T20:15:00Z">
        <w:r w:rsidR="0061450D" w:rsidDel="001B2EA9">
          <w:rPr>
            <w:rFonts w:ascii="Times New Roman" w:hAnsi="Times New Roman"/>
            <w:sz w:val="24"/>
            <w:szCs w:val="24"/>
          </w:rPr>
          <w:delText>I</w:delText>
        </w:r>
      </w:del>
      <w:r w:rsidR="0061450D">
        <w:rPr>
          <w:rFonts w:ascii="Times New Roman" w:hAnsi="Times New Roman"/>
          <w:sz w:val="24"/>
          <w:szCs w:val="24"/>
        </w:rPr>
        <w:t xml:space="preserve">n </w:t>
      </w:r>
      <w:del w:id="145" w:author="Ryan Batt" w:date="2015-01-01T20:15:00Z">
        <w:r w:rsidR="0061450D" w:rsidDel="001B2EA9">
          <w:rPr>
            <w:rFonts w:ascii="Times New Roman" w:hAnsi="Times New Roman"/>
            <w:sz w:val="24"/>
            <w:szCs w:val="24"/>
          </w:rPr>
          <w:delText xml:space="preserve">the </w:delText>
        </w:r>
      </w:del>
      <w:ins w:id="146" w:author="Ryan Batt" w:date="2015-01-01T20:15:00Z">
        <w:r w:rsidR="001B2EA9">
          <w:rPr>
            <w:rFonts w:ascii="Times New Roman" w:hAnsi="Times New Roman"/>
            <w:sz w:val="24"/>
            <w:szCs w:val="24"/>
          </w:rPr>
          <w:t xml:space="preserve">during the last 55 years of the </w:t>
        </w:r>
        <w:proofErr w:type="spellStart"/>
        <w:r w:rsidR="001B2EA9">
          <w:rPr>
            <w:rFonts w:ascii="Times New Roman" w:hAnsi="Times New Roman"/>
            <w:sz w:val="24"/>
            <w:szCs w:val="24"/>
          </w:rPr>
          <w:t>Suwa</w:t>
        </w:r>
        <w:proofErr w:type="spellEnd"/>
        <w:r w:rsidR="001B2EA9">
          <w:rPr>
            <w:rFonts w:ascii="Times New Roman" w:hAnsi="Times New Roman"/>
            <w:sz w:val="24"/>
            <w:szCs w:val="24"/>
          </w:rPr>
          <w:t xml:space="preserve"> record </w:t>
        </w:r>
      </w:ins>
      <w:r w:rsidR="0061450D">
        <w:rPr>
          <w:rFonts w:ascii="Times New Roman" w:hAnsi="Times New Roman"/>
          <w:sz w:val="24"/>
          <w:szCs w:val="24"/>
        </w:rPr>
        <w:t>most recent 55-year period (195</w:t>
      </w:r>
      <w:r w:rsidR="00184E55">
        <w:rPr>
          <w:rFonts w:ascii="Times New Roman" w:hAnsi="Times New Roman"/>
          <w:sz w:val="24"/>
          <w:szCs w:val="24"/>
        </w:rPr>
        <w:t>0-2004)</w:t>
      </w:r>
      <w:del w:id="147" w:author="Ryan Batt" w:date="2015-01-01T20:23:00Z">
        <w:r w:rsidR="00184E55" w:rsidDel="00AF5138">
          <w:rPr>
            <w:rFonts w:ascii="Times New Roman" w:hAnsi="Times New Roman"/>
            <w:sz w:val="24"/>
            <w:szCs w:val="24"/>
          </w:rPr>
          <w:delText xml:space="preserve">, Suwa did not freeze twelve years </w:delText>
        </w:r>
        <w:r w:rsidR="0061450D" w:rsidDel="00AF5138">
          <w:rPr>
            <w:rFonts w:ascii="Times New Roman" w:hAnsi="Times New Roman"/>
            <w:sz w:val="24"/>
            <w:szCs w:val="24"/>
          </w:rPr>
          <w:delText xml:space="preserve">compared to only three years over a 255-year </w:delText>
        </w:r>
        <w:r w:rsidR="00D94DF8" w:rsidDel="00AF5138">
          <w:rPr>
            <w:rFonts w:ascii="Times New Roman" w:hAnsi="Times New Roman"/>
            <w:sz w:val="24"/>
            <w:szCs w:val="24"/>
          </w:rPr>
          <w:delText xml:space="preserve">earlier </w:delText>
        </w:r>
        <w:r w:rsidR="0061450D" w:rsidDel="00AF5138">
          <w:rPr>
            <w:rFonts w:ascii="Times New Roman" w:hAnsi="Times New Roman"/>
            <w:sz w:val="24"/>
            <w:szCs w:val="24"/>
          </w:rPr>
          <w:delText>period (1443-1700;</w:delText>
        </w:r>
        <w:r w:rsidR="00095C5B" w:rsidDel="00AF5138">
          <w:rPr>
            <w:rFonts w:ascii="Times New Roman" w:hAnsi="Times New Roman"/>
            <w:sz w:val="24"/>
            <w:szCs w:val="24"/>
          </w:rPr>
          <w:delText xml:space="preserve"> Figure 1c)</w:delText>
        </w:r>
      </w:del>
      <w:r w:rsidR="00095C5B">
        <w:rPr>
          <w:rFonts w:ascii="Times New Roman" w:hAnsi="Times New Roman"/>
          <w:sz w:val="24"/>
          <w:szCs w:val="24"/>
        </w:rPr>
        <w:t>.</w:t>
      </w:r>
      <w:r w:rsidR="003D6B29">
        <w:rPr>
          <w:rFonts w:ascii="Times New Roman" w:hAnsi="Times New Roman"/>
          <w:sz w:val="24"/>
          <w:szCs w:val="24"/>
        </w:rPr>
        <w:t xml:space="preserve"> </w:t>
      </w:r>
      <w:del w:id="148" w:author="Ryan Batt" w:date="2015-01-01T20:12:00Z">
        <w:r w:rsidR="003D6B29" w:rsidDel="004B5AB1">
          <w:rPr>
            <w:rFonts w:ascii="Times New Roman" w:hAnsi="Times New Roman"/>
            <w:sz w:val="24"/>
            <w:szCs w:val="24"/>
          </w:rPr>
          <w:delText xml:space="preserve"> </w:delText>
        </w:r>
        <w:r w:rsidR="0048767A" w:rsidDel="004B5AB1">
          <w:rPr>
            <w:rFonts w:ascii="Times New Roman" w:hAnsi="Times New Roman"/>
            <w:sz w:val="24"/>
            <w:szCs w:val="24"/>
          </w:rPr>
          <w:delText>In contrast, t</w:delText>
        </w:r>
        <w:r w:rsidR="00A834C4" w:rsidDel="004B5AB1">
          <w:rPr>
            <w:rFonts w:ascii="Times New Roman" w:hAnsi="Times New Roman"/>
            <w:sz w:val="24"/>
            <w:szCs w:val="24"/>
          </w:rPr>
          <w:delText xml:space="preserve">he </w:delText>
        </w:r>
      </w:del>
      <w:r w:rsidR="00A834C4">
        <w:rPr>
          <w:rFonts w:ascii="Times New Roman" w:hAnsi="Times New Roman"/>
          <w:sz w:val="24"/>
          <w:szCs w:val="24"/>
        </w:rPr>
        <w:t>Torne</w:t>
      </w:r>
      <w:del w:id="149" w:author="Ryan Batt" w:date="2015-01-01T20:12:00Z">
        <w:r w:rsidR="00A834C4" w:rsidDel="004B5AB1">
          <w:rPr>
            <w:rFonts w:ascii="Times New Roman" w:hAnsi="Times New Roman"/>
            <w:sz w:val="24"/>
            <w:szCs w:val="24"/>
          </w:rPr>
          <w:delText xml:space="preserve"> River</w:delText>
        </w:r>
        <w:r w:rsidR="00D94DF8" w:rsidDel="004B5AB1">
          <w:rPr>
            <w:rFonts w:ascii="Times New Roman" w:hAnsi="Times New Roman"/>
            <w:sz w:val="24"/>
            <w:szCs w:val="24"/>
          </w:rPr>
          <w:delText>,</w:delText>
        </w:r>
      </w:del>
      <w:r w:rsidR="00A834C4">
        <w:rPr>
          <w:rFonts w:ascii="Times New Roman" w:hAnsi="Times New Roman"/>
          <w:sz w:val="24"/>
          <w:szCs w:val="24"/>
        </w:rPr>
        <w:t xml:space="preserve"> </w:t>
      </w:r>
      <w:ins w:id="150" w:author="Ryan Batt" w:date="2015-01-01T20:12:00Z">
        <w:r w:rsidR="004B5AB1">
          <w:rPr>
            <w:rFonts w:ascii="Times New Roman" w:hAnsi="Times New Roman"/>
            <w:sz w:val="24"/>
            <w:szCs w:val="24"/>
          </w:rPr>
          <w:t xml:space="preserve">is at </w:t>
        </w:r>
        <w:proofErr w:type="gramStart"/>
        <w:r w:rsidR="004B5AB1">
          <w:rPr>
            <w:rFonts w:ascii="Times New Roman" w:hAnsi="Times New Roman"/>
            <w:sz w:val="24"/>
            <w:szCs w:val="24"/>
          </w:rPr>
          <w:t>a higher</w:t>
        </w:r>
        <w:proofErr w:type="gramEnd"/>
        <w:r w:rsidR="004B5AB1">
          <w:rPr>
            <w:rFonts w:ascii="Times New Roman" w:hAnsi="Times New Roman"/>
            <w:sz w:val="24"/>
            <w:szCs w:val="24"/>
          </w:rPr>
          <w:t xml:space="preserve"> latitude than </w:t>
        </w:r>
        <w:proofErr w:type="spellStart"/>
        <w:r w:rsidR="004B5AB1">
          <w:rPr>
            <w:rFonts w:ascii="Times New Roman" w:hAnsi="Times New Roman"/>
            <w:sz w:val="24"/>
            <w:szCs w:val="24"/>
          </w:rPr>
          <w:t>Suwa</w:t>
        </w:r>
        <w:proofErr w:type="spellEnd"/>
        <w:r w:rsidR="004B5AB1">
          <w:rPr>
            <w:rFonts w:ascii="Times New Roman" w:hAnsi="Times New Roman"/>
            <w:sz w:val="24"/>
            <w:szCs w:val="24"/>
          </w:rPr>
          <w:t>, and has frozen every year since the start of the record in 1693.</w:t>
        </w:r>
      </w:ins>
      <w:del w:id="151" w:author="Ryan Batt" w:date="2015-01-01T20:12:00Z">
        <w:r w:rsidR="0048767A" w:rsidDel="004B5AB1">
          <w:rPr>
            <w:rFonts w:ascii="Times New Roman" w:hAnsi="Times New Roman"/>
            <w:sz w:val="24"/>
            <w:szCs w:val="24"/>
          </w:rPr>
          <w:delText>at a higher latitude than Suwa Lake</w:delText>
        </w:r>
        <w:r w:rsidR="00D94DF8" w:rsidDel="004B5AB1">
          <w:rPr>
            <w:rFonts w:ascii="Times New Roman" w:hAnsi="Times New Roman"/>
            <w:sz w:val="24"/>
            <w:szCs w:val="24"/>
          </w:rPr>
          <w:delText>,</w:delText>
        </w:r>
        <w:r w:rsidR="0048767A" w:rsidDel="004B5AB1">
          <w:rPr>
            <w:rFonts w:ascii="Times New Roman" w:hAnsi="Times New Roman"/>
            <w:sz w:val="24"/>
            <w:szCs w:val="24"/>
          </w:rPr>
          <w:delText xml:space="preserve"> </w:delText>
        </w:r>
        <w:r w:rsidR="00A834C4" w:rsidDel="004B5AB1">
          <w:rPr>
            <w:rFonts w:ascii="Times New Roman" w:hAnsi="Times New Roman"/>
            <w:sz w:val="24"/>
            <w:szCs w:val="24"/>
          </w:rPr>
          <w:delText>froze every year since 1693.</w:delText>
        </w:r>
      </w:del>
    </w:p>
    <w:p w14:paraId="0AA31ACF" w14:textId="43741F54" w:rsidR="00095C5B" w:rsidRDefault="00A834C4" w:rsidP="00095C5B">
      <w:pPr>
        <w:spacing w:line="480" w:lineRule="auto"/>
        <w:ind w:left="0" w:firstLine="720"/>
        <w:rPr>
          <w:rFonts w:ascii="Times New Roman" w:hAnsi="Times New Roman"/>
          <w:sz w:val="24"/>
          <w:szCs w:val="24"/>
        </w:rPr>
      </w:pPr>
      <w:del w:id="152" w:author="Ryan Batt" w:date="2015-01-01T20:24:00Z">
        <w:r w:rsidDel="00AF5138">
          <w:rPr>
            <w:rFonts w:ascii="Times New Roman" w:hAnsi="Times New Roman"/>
            <w:sz w:val="24"/>
            <w:szCs w:val="24"/>
          </w:rPr>
          <w:delText xml:space="preserve">  </w:delText>
        </w:r>
      </w:del>
      <w:r>
        <w:rPr>
          <w:rFonts w:ascii="Times New Roman" w:hAnsi="Times New Roman"/>
          <w:sz w:val="24"/>
          <w:szCs w:val="24"/>
        </w:rPr>
        <w:t>T</w:t>
      </w:r>
      <w:r w:rsidR="003D6B29">
        <w:rPr>
          <w:rFonts w:ascii="Times New Roman" w:hAnsi="Times New Roman"/>
          <w:sz w:val="24"/>
          <w:szCs w:val="24"/>
        </w:rPr>
        <w:t>he 1867 breakpoint</w:t>
      </w:r>
      <w:r w:rsidR="00D94DF8">
        <w:rPr>
          <w:rFonts w:ascii="Times New Roman" w:hAnsi="Times New Roman"/>
          <w:sz w:val="24"/>
          <w:szCs w:val="24"/>
        </w:rPr>
        <w:t xml:space="preserve"> in </w:t>
      </w:r>
      <w:del w:id="153" w:author="Ryan Batt" w:date="2015-01-01T20:24:00Z">
        <w:r w:rsidR="00D94DF8" w:rsidDel="00AF5138">
          <w:rPr>
            <w:rFonts w:ascii="Times New Roman" w:hAnsi="Times New Roman"/>
            <w:sz w:val="24"/>
            <w:szCs w:val="24"/>
          </w:rPr>
          <w:delText xml:space="preserve">the </w:delText>
        </w:r>
      </w:del>
      <w:r w:rsidR="00D94DF8">
        <w:rPr>
          <w:rFonts w:ascii="Times New Roman" w:hAnsi="Times New Roman"/>
          <w:sz w:val="24"/>
          <w:szCs w:val="24"/>
        </w:rPr>
        <w:t>Torne</w:t>
      </w:r>
      <w:r w:rsidR="003D6B29">
        <w:rPr>
          <w:rFonts w:ascii="Times New Roman" w:hAnsi="Times New Roman"/>
          <w:sz w:val="24"/>
          <w:szCs w:val="24"/>
        </w:rPr>
        <w:t xml:space="preserve"> occurs in the year with the coolest spring (April-May temperatures) in </w:t>
      </w:r>
      <w:proofErr w:type="spellStart"/>
      <w:r w:rsidR="003D6B29">
        <w:rPr>
          <w:rFonts w:ascii="Times New Roman" w:hAnsi="Times New Roman"/>
          <w:sz w:val="24"/>
          <w:szCs w:val="24"/>
        </w:rPr>
        <w:t>Happaranda</w:t>
      </w:r>
      <w:proofErr w:type="spellEnd"/>
      <w:r w:rsidR="003D6B29">
        <w:rPr>
          <w:rFonts w:ascii="Times New Roman" w:hAnsi="Times New Roman"/>
          <w:sz w:val="24"/>
          <w:szCs w:val="24"/>
        </w:rPr>
        <w:t xml:space="preserve"> and Stockholm since 1756 (Loader et al. 2011)</w:t>
      </w:r>
      <w:proofErr w:type="gramStart"/>
      <w:r w:rsidR="003D6B29">
        <w:rPr>
          <w:rFonts w:ascii="Times New Roman" w:hAnsi="Times New Roman"/>
          <w:sz w:val="24"/>
          <w:szCs w:val="24"/>
        </w:rPr>
        <w:t xml:space="preserve">.  </w:t>
      </w:r>
      <w:proofErr w:type="gramEnd"/>
      <w:del w:id="154" w:author="Ryan Batt" w:date="2015-01-01T20:25:00Z">
        <w:r w:rsidR="003D6B29" w:rsidDel="00AF5138">
          <w:rPr>
            <w:rFonts w:ascii="Times New Roman" w:hAnsi="Times New Roman"/>
            <w:sz w:val="24"/>
            <w:szCs w:val="24"/>
          </w:rPr>
          <w:delText>Coincidentally</w:delText>
        </w:r>
      </w:del>
      <w:ins w:id="155" w:author="Ryan Batt" w:date="2015-01-01T20:25:00Z">
        <w:r w:rsidR="00AF5138">
          <w:rPr>
            <w:rFonts w:ascii="Times New Roman" w:hAnsi="Times New Roman"/>
            <w:sz w:val="24"/>
            <w:szCs w:val="24"/>
          </w:rPr>
          <w:t>For three Finnish lakes</w:t>
        </w:r>
      </w:ins>
      <w:r w:rsidR="003D6B29">
        <w:rPr>
          <w:rFonts w:ascii="Times New Roman" w:hAnsi="Times New Roman"/>
          <w:sz w:val="24"/>
          <w:szCs w:val="24"/>
        </w:rPr>
        <w:t xml:space="preserve">, 1867 was </w:t>
      </w:r>
      <w:ins w:id="156" w:author="Ryan Batt" w:date="2015-01-01T20:25:00Z">
        <w:r w:rsidR="00AF5138">
          <w:rPr>
            <w:rFonts w:ascii="Times New Roman" w:hAnsi="Times New Roman"/>
            <w:sz w:val="24"/>
            <w:szCs w:val="24"/>
          </w:rPr>
          <w:t xml:space="preserve">also </w:t>
        </w:r>
      </w:ins>
      <w:del w:id="157" w:author="Ryan Batt" w:date="2015-01-01T20:25:00Z">
        <w:r w:rsidR="003D6B29" w:rsidDel="00AF5138">
          <w:rPr>
            <w:rFonts w:ascii="Times New Roman" w:hAnsi="Times New Roman"/>
            <w:sz w:val="24"/>
            <w:szCs w:val="24"/>
          </w:rPr>
          <w:delText xml:space="preserve">also </w:delText>
        </w:r>
      </w:del>
      <w:r w:rsidR="003D6B29">
        <w:rPr>
          <w:rFonts w:ascii="Times New Roman" w:hAnsi="Times New Roman"/>
          <w:sz w:val="24"/>
          <w:szCs w:val="24"/>
        </w:rPr>
        <w:t xml:space="preserve">the year </w:t>
      </w:r>
      <w:del w:id="158" w:author="Ryan Batt" w:date="2015-01-01T20:25:00Z">
        <w:r w:rsidR="003D6B29" w:rsidDel="00AF5138">
          <w:rPr>
            <w:rFonts w:ascii="Times New Roman" w:hAnsi="Times New Roman"/>
            <w:sz w:val="24"/>
            <w:szCs w:val="24"/>
          </w:rPr>
          <w:delText xml:space="preserve">with </w:delText>
        </w:r>
      </w:del>
      <w:ins w:id="159" w:author="Ryan Batt" w:date="2015-01-01T20:25:00Z">
        <w:r w:rsidR="00AF5138">
          <w:rPr>
            <w:rFonts w:ascii="Times New Roman" w:hAnsi="Times New Roman"/>
            <w:sz w:val="24"/>
            <w:szCs w:val="24"/>
          </w:rPr>
          <w:t xml:space="preserve">of </w:t>
        </w:r>
      </w:ins>
      <w:r w:rsidR="003D6B29">
        <w:rPr>
          <w:rFonts w:ascii="Times New Roman" w:hAnsi="Times New Roman"/>
          <w:sz w:val="24"/>
          <w:szCs w:val="24"/>
        </w:rPr>
        <w:t xml:space="preserve">the latest </w:t>
      </w:r>
      <w:proofErr w:type="gramStart"/>
      <w:r w:rsidR="003D6B29">
        <w:rPr>
          <w:rFonts w:ascii="Times New Roman" w:hAnsi="Times New Roman"/>
          <w:sz w:val="24"/>
          <w:szCs w:val="24"/>
        </w:rPr>
        <w:t>ice</w:t>
      </w:r>
      <w:proofErr w:type="gramEnd"/>
      <w:r w:rsidR="003D6B29">
        <w:rPr>
          <w:rFonts w:ascii="Times New Roman" w:hAnsi="Times New Roman"/>
          <w:sz w:val="24"/>
          <w:szCs w:val="24"/>
        </w:rPr>
        <w:t xml:space="preserve"> breakup </w:t>
      </w:r>
      <w:del w:id="160" w:author="Ryan Batt" w:date="2015-01-01T20:25:00Z">
        <w:r w:rsidR="003D6B29" w:rsidDel="00AF5138">
          <w:rPr>
            <w:rFonts w:ascii="Times New Roman" w:hAnsi="Times New Roman"/>
            <w:sz w:val="24"/>
            <w:szCs w:val="24"/>
          </w:rPr>
          <w:delText xml:space="preserve">in </w:delText>
        </w:r>
        <w:r w:rsidR="0048767A" w:rsidDel="00AF5138">
          <w:rPr>
            <w:rFonts w:ascii="Times New Roman" w:hAnsi="Times New Roman"/>
            <w:sz w:val="24"/>
            <w:szCs w:val="24"/>
          </w:rPr>
          <w:delText xml:space="preserve">3 </w:delText>
        </w:r>
        <w:r w:rsidR="003D6B29" w:rsidDel="00AF5138">
          <w:rPr>
            <w:rFonts w:ascii="Times New Roman" w:hAnsi="Times New Roman"/>
            <w:sz w:val="24"/>
            <w:szCs w:val="24"/>
          </w:rPr>
          <w:delText>Finnish lakes</w:delText>
        </w:r>
      </w:del>
      <w:ins w:id="161" w:author="Ryan Batt" w:date="2015-01-01T20:25:00Z">
        <w:r w:rsidR="00AF5138">
          <w:rPr>
            <w:rFonts w:ascii="Times New Roman" w:hAnsi="Times New Roman"/>
            <w:sz w:val="24"/>
            <w:szCs w:val="24"/>
          </w:rPr>
          <w:t>on record</w:t>
        </w:r>
      </w:ins>
      <w:r w:rsidR="003D6B29">
        <w:rPr>
          <w:rFonts w:ascii="Times New Roman" w:hAnsi="Times New Roman"/>
          <w:sz w:val="24"/>
          <w:szCs w:val="24"/>
        </w:rPr>
        <w:t xml:space="preserve"> </w:t>
      </w:r>
      <w:r w:rsidR="00E01030">
        <w:rPr>
          <w:rFonts w:ascii="Times New Roman" w:hAnsi="Times New Roman"/>
          <w:sz w:val="24"/>
          <w:szCs w:val="24"/>
        </w:rPr>
        <w:t>(</w:t>
      </w:r>
      <w:proofErr w:type="spellStart"/>
      <w:r w:rsidR="00E01030">
        <w:rPr>
          <w:rFonts w:ascii="Times New Roman" w:hAnsi="Times New Roman"/>
          <w:sz w:val="24"/>
          <w:szCs w:val="24"/>
        </w:rPr>
        <w:t>Kuuisito</w:t>
      </w:r>
      <w:proofErr w:type="spellEnd"/>
      <w:r w:rsidR="00E01030">
        <w:rPr>
          <w:rFonts w:ascii="Times New Roman" w:hAnsi="Times New Roman"/>
          <w:sz w:val="24"/>
          <w:szCs w:val="24"/>
        </w:rPr>
        <w:t xml:space="preserve"> 1987).  </w:t>
      </w:r>
      <w:commentRangeStart w:id="162"/>
      <w:ins w:id="163" w:author="Ryan Batt" w:date="2015-01-01T20:26:00Z">
        <w:r w:rsidR="00AF5138">
          <w:rPr>
            <w:rFonts w:ascii="Times New Roman" w:hAnsi="Times New Roman"/>
            <w:sz w:val="24"/>
            <w:szCs w:val="24"/>
          </w:rPr>
          <w:t>The Torne breakpoint coincides with the regional end of the Little Ice Age</w:t>
        </w:r>
      </w:ins>
      <w:ins w:id="164" w:author="Ryan Batt" w:date="2015-01-01T20:34:00Z">
        <w:r w:rsidR="00E840A8">
          <w:rPr>
            <w:rFonts w:ascii="Times New Roman" w:hAnsi="Times New Roman"/>
            <w:sz w:val="24"/>
            <w:szCs w:val="24"/>
          </w:rPr>
          <w:t>,</w:t>
        </w:r>
      </w:ins>
      <w:ins w:id="165" w:author="Ryan Batt" w:date="2015-01-01T20:26:00Z">
        <w:r w:rsidR="00AF5138">
          <w:rPr>
            <w:rFonts w:ascii="Times New Roman" w:hAnsi="Times New Roman"/>
            <w:sz w:val="24"/>
            <w:szCs w:val="24"/>
          </w:rPr>
          <w:t xml:space="preserve"> warming air temper</w:t>
        </w:r>
      </w:ins>
      <w:ins w:id="166" w:author="Ryan Batt" w:date="2015-01-01T20:27:00Z">
        <w:r w:rsidR="00AF5138">
          <w:rPr>
            <w:rFonts w:ascii="Times New Roman" w:hAnsi="Times New Roman"/>
            <w:sz w:val="24"/>
            <w:szCs w:val="24"/>
          </w:rPr>
          <w:t>a</w:t>
        </w:r>
      </w:ins>
      <w:ins w:id="167" w:author="Ryan Batt" w:date="2015-01-01T20:26:00Z">
        <w:r w:rsidR="00AF5138">
          <w:rPr>
            <w:rFonts w:ascii="Times New Roman" w:hAnsi="Times New Roman"/>
            <w:sz w:val="24"/>
            <w:szCs w:val="24"/>
          </w:rPr>
          <w:t>tures</w:t>
        </w:r>
      </w:ins>
      <w:ins w:id="168" w:author="Ryan Batt" w:date="2015-01-01T20:35:00Z">
        <w:r w:rsidR="00E840A8">
          <w:rPr>
            <w:rFonts w:ascii="Times New Roman" w:hAnsi="Times New Roman"/>
            <w:sz w:val="24"/>
            <w:szCs w:val="24"/>
          </w:rPr>
          <w:t>, increased urbanization, deforestation, and the human population increasing from 1,000 to 10,000</w:t>
        </w:r>
      </w:ins>
      <w:ins w:id="169" w:author="Ryan Batt" w:date="2015-01-01T20:26:00Z">
        <w:r w:rsidR="00AF5138">
          <w:rPr>
            <w:rFonts w:ascii="Times New Roman" w:hAnsi="Times New Roman"/>
            <w:sz w:val="24"/>
            <w:szCs w:val="24"/>
          </w:rPr>
          <w:t xml:space="preserve"> </w:t>
        </w:r>
      </w:ins>
      <w:del w:id="170" w:author="Ryan Batt" w:date="2015-01-01T20:27:00Z">
        <w:r w:rsidR="00E01030" w:rsidDel="00AF5138">
          <w:rPr>
            <w:rFonts w:ascii="Times New Roman" w:hAnsi="Times New Roman"/>
            <w:sz w:val="24"/>
            <w:szCs w:val="24"/>
          </w:rPr>
          <w:delText>Following the breakpoint</w:delText>
        </w:r>
        <w:r w:rsidR="00D94DF8" w:rsidDel="00AF5138">
          <w:rPr>
            <w:rFonts w:ascii="Times New Roman" w:hAnsi="Times New Roman"/>
            <w:sz w:val="24"/>
            <w:szCs w:val="24"/>
          </w:rPr>
          <w:delText xml:space="preserve"> and the end of the Little Ice Age within the region</w:delText>
        </w:r>
        <w:r w:rsidR="003D6B29" w:rsidDel="00AF5138">
          <w:rPr>
            <w:rFonts w:ascii="Times New Roman" w:hAnsi="Times New Roman"/>
            <w:sz w:val="24"/>
            <w:szCs w:val="24"/>
          </w:rPr>
          <w:delText xml:space="preserve">, spring air temperatures </w:delText>
        </w:r>
        <w:r w:rsidR="0048767A" w:rsidDel="00AF5138">
          <w:rPr>
            <w:rFonts w:ascii="Times New Roman" w:hAnsi="Times New Roman"/>
            <w:sz w:val="24"/>
            <w:szCs w:val="24"/>
          </w:rPr>
          <w:delText>were reported to</w:delText>
        </w:r>
        <w:r w:rsidR="003D6B29" w:rsidDel="00AF5138">
          <w:rPr>
            <w:rFonts w:ascii="Times New Roman" w:hAnsi="Times New Roman"/>
            <w:sz w:val="24"/>
            <w:szCs w:val="24"/>
          </w:rPr>
          <w:delText xml:space="preserve"> rise</w:delText>
        </w:r>
        <w:r w:rsidR="00960679" w:rsidDel="00AF5138">
          <w:rPr>
            <w:rFonts w:ascii="Times New Roman" w:hAnsi="Times New Roman"/>
            <w:sz w:val="24"/>
            <w:szCs w:val="24"/>
          </w:rPr>
          <w:delText xml:space="preserve"> </w:delText>
        </w:r>
      </w:del>
      <w:r w:rsidR="00E01030">
        <w:rPr>
          <w:rFonts w:ascii="Times New Roman" w:hAnsi="Times New Roman"/>
          <w:sz w:val="24"/>
          <w:szCs w:val="24"/>
        </w:rPr>
        <w:t xml:space="preserve">(Loader et al. 2011; </w:t>
      </w:r>
      <w:proofErr w:type="spellStart"/>
      <w:r w:rsidR="00E01030">
        <w:rPr>
          <w:rFonts w:ascii="Times New Roman" w:hAnsi="Times New Roman"/>
          <w:sz w:val="24"/>
          <w:szCs w:val="24"/>
        </w:rPr>
        <w:t>Helama</w:t>
      </w:r>
      <w:proofErr w:type="spellEnd"/>
      <w:r w:rsidR="00E01030">
        <w:rPr>
          <w:rFonts w:ascii="Times New Roman" w:hAnsi="Times New Roman"/>
          <w:sz w:val="24"/>
          <w:szCs w:val="24"/>
        </w:rPr>
        <w:t xml:space="preserve"> et al. 2013).</w:t>
      </w:r>
      <w:del w:id="171" w:author="Ryan Batt" w:date="2015-01-01T20:35:00Z">
        <w:r w:rsidR="00E01030" w:rsidDel="00E840A8">
          <w:rPr>
            <w:rFonts w:ascii="Times New Roman" w:hAnsi="Times New Roman"/>
            <w:sz w:val="24"/>
            <w:szCs w:val="24"/>
          </w:rPr>
          <w:delText xml:space="preserve">  </w:delText>
        </w:r>
        <w:r w:rsidR="0048767A" w:rsidDel="00E840A8">
          <w:rPr>
            <w:rFonts w:ascii="Times New Roman" w:hAnsi="Times New Roman"/>
            <w:sz w:val="24"/>
            <w:szCs w:val="24"/>
          </w:rPr>
          <w:delText>Other factors within the region began changing in the 1880s including increased u</w:delText>
        </w:r>
        <w:r w:rsidR="00E01030" w:rsidDel="00E840A8">
          <w:rPr>
            <w:rFonts w:ascii="Times New Roman" w:hAnsi="Times New Roman"/>
            <w:sz w:val="24"/>
            <w:szCs w:val="24"/>
          </w:rPr>
          <w:delText>rbanizati</w:delText>
        </w:r>
        <w:r w:rsidR="0048767A" w:rsidDel="00E840A8">
          <w:rPr>
            <w:rFonts w:ascii="Times New Roman" w:hAnsi="Times New Roman"/>
            <w:sz w:val="24"/>
            <w:szCs w:val="24"/>
          </w:rPr>
          <w:delText>on, deforestation, and</w:delText>
        </w:r>
        <w:r w:rsidR="00E01030" w:rsidDel="00E840A8">
          <w:rPr>
            <w:rFonts w:ascii="Times New Roman" w:hAnsi="Times New Roman"/>
            <w:sz w:val="24"/>
            <w:szCs w:val="24"/>
          </w:rPr>
          <w:delText xml:space="preserve"> human population growth from 1</w:delText>
        </w:r>
        <w:r w:rsidDel="00E840A8">
          <w:rPr>
            <w:rFonts w:ascii="Times New Roman" w:hAnsi="Times New Roman"/>
            <w:sz w:val="24"/>
            <w:szCs w:val="24"/>
          </w:rPr>
          <w:delText>,</w:delText>
        </w:r>
        <w:r w:rsidR="00E01030" w:rsidDel="00E840A8">
          <w:rPr>
            <w:rFonts w:ascii="Times New Roman" w:hAnsi="Times New Roman"/>
            <w:sz w:val="24"/>
            <w:szCs w:val="24"/>
          </w:rPr>
          <w:delText>000 to 10,000</w:delText>
        </w:r>
        <w:r w:rsidR="0048767A" w:rsidDel="00E840A8">
          <w:rPr>
            <w:rFonts w:ascii="Times New Roman" w:hAnsi="Times New Roman"/>
            <w:sz w:val="24"/>
            <w:szCs w:val="24"/>
          </w:rPr>
          <w:delText xml:space="preserve"> people</w:delText>
        </w:r>
        <w:r w:rsidR="00E01030" w:rsidDel="00E840A8">
          <w:rPr>
            <w:rFonts w:ascii="Times New Roman" w:hAnsi="Times New Roman"/>
            <w:sz w:val="24"/>
            <w:szCs w:val="24"/>
          </w:rPr>
          <w:delText xml:space="preserve"> </w:delText>
        </w:r>
        <w:r w:rsidR="003D6B29" w:rsidDel="00E840A8">
          <w:rPr>
            <w:rFonts w:ascii="Times New Roman" w:hAnsi="Times New Roman"/>
            <w:sz w:val="24"/>
            <w:szCs w:val="24"/>
          </w:rPr>
          <w:delText>(Loader et al. 2011; Helama et al. 2013).</w:delText>
        </w:r>
      </w:del>
      <w:commentRangeEnd w:id="162"/>
      <w:r w:rsidR="00E840A8">
        <w:rPr>
          <w:rStyle w:val="CommentReference"/>
          <w:rFonts w:cs="Courier"/>
        </w:rPr>
        <w:commentReference w:id="162"/>
      </w:r>
    </w:p>
    <w:p w14:paraId="72877474" w14:textId="41D2531A" w:rsidR="002C3C11" w:rsidRPr="00FB752D" w:rsidRDefault="000865E8" w:rsidP="006F651F">
      <w:pPr>
        <w:spacing w:line="480" w:lineRule="auto"/>
        <w:ind w:left="0" w:firstLine="0"/>
      </w:pPr>
      <w:r>
        <w:rPr>
          <w:rFonts w:ascii="Times New Roman" w:hAnsi="Times New Roman"/>
          <w:i/>
          <w:sz w:val="24"/>
          <w:szCs w:val="24"/>
        </w:rPr>
        <w:t>Changing variability</w:t>
      </w:r>
    </w:p>
    <w:p w14:paraId="3E71D78B" w14:textId="768A6F25" w:rsidR="00E407B8" w:rsidRDefault="004D5679" w:rsidP="00381443">
      <w:pPr>
        <w:spacing w:line="480" w:lineRule="auto"/>
        <w:ind w:left="0" w:firstLine="720"/>
        <w:rPr>
          <w:rFonts w:ascii="Times New Roman" w:hAnsi="Times New Roman"/>
          <w:sz w:val="24"/>
          <w:szCs w:val="24"/>
        </w:rPr>
      </w:pPr>
      <w:r>
        <w:rPr>
          <w:rFonts w:ascii="Times New Roman" w:hAnsi="Times New Roman"/>
          <w:sz w:val="24"/>
          <w:szCs w:val="24"/>
        </w:rPr>
        <w:lastRenderedPageBreak/>
        <w:t>The long-term changes in v</w:t>
      </w:r>
      <w:r w:rsidR="004E6AFC">
        <w:rPr>
          <w:rFonts w:ascii="Times New Roman" w:hAnsi="Times New Roman"/>
          <w:sz w:val="24"/>
          <w:szCs w:val="24"/>
        </w:rPr>
        <w:t>ariability in the timing of ice formation and break</w:t>
      </w:r>
      <w:r w:rsidR="00137C27">
        <w:rPr>
          <w:rFonts w:ascii="Times New Roman" w:hAnsi="Times New Roman"/>
          <w:sz w:val="24"/>
          <w:szCs w:val="24"/>
        </w:rPr>
        <w:t>up</w:t>
      </w:r>
      <w:r>
        <w:rPr>
          <w:rFonts w:ascii="Times New Roman" w:hAnsi="Times New Roman"/>
          <w:sz w:val="24"/>
          <w:szCs w:val="24"/>
        </w:rPr>
        <w:t xml:space="preserve"> </w:t>
      </w:r>
      <w:commentRangeStart w:id="172"/>
      <w:r>
        <w:rPr>
          <w:rFonts w:ascii="Times New Roman" w:hAnsi="Times New Roman"/>
          <w:sz w:val="24"/>
          <w:szCs w:val="24"/>
        </w:rPr>
        <w:t>at an extent of 320-</w:t>
      </w:r>
      <w:r w:rsidR="00C03D77">
        <w:rPr>
          <w:rFonts w:ascii="Times New Roman" w:hAnsi="Times New Roman"/>
          <w:sz w:val="24"/>
          <w:szCs w:val="24"/>
        </w:rPr>
        <w:t>550 years and a grain size of 30</w:t>
      </w:r>
      <w:r>
        <w:rPr>
          <w:rFonts w:ascii="Times New Roman" w:hAnsi="Times New Roman"/>
          <w:sz w:val="24"/>
          <w:szCs w:val="24"/>
        </w:rPr>
        <w:t xml:space="preserve"> years </w:t>
      </w:r>
      <w:commentRangeEnd w:id="172"/>
      <w:r w:rsidR="003D1A8D">
        <w:rPr>
          <w:rStyle w:val="CommentReference"/>
          <w:rFonts w:cs="Courier"/>
        </w:rPr>
        <w:commentReference w:id="172"/>
      </w:r>
      <w:r>
        <w:rPr>
          <w:rFonts w:ascii="Times New Roman" w:hAnsi="Times New Roman"/>
          <w:sz w:val="24"/>
          <w:szCs w:val="24"/>
        </w:rPr>
        <w:t>do not indicate that variability is increasing</w:t>
      </w:r>
      <w:r w:rsidR="00137C27">
        <w:rPr>
          <w:rFonts w:ascii="Times New Roman" w:hAnsi="Times New Roman"/>
          <w:sz w:val="24"/>
          <w:szCs w:val="24"/>
        </w:rPr>
        <w:t xml:space="preserve"> </w:t>
      </w:r>
      <w:r w:rsidR="004E6AFC">
        <w:rPr>
          <w:rFonts w:ascii="Times New Roman" w:hAnsi="Times New Roman"/>
          <w:sz w:val="24"/>
          <w:szCs w:val="24"/>
        </w:rPr>
        <w:t>(F</w:t>
      </w:r>
      <w:r w:rsidR="00673323">
        <w:rPr>
          <w:rFonts w:ascii="Times New Roman" w:hAnsi="Times New Roman"/>
          <w:sz w:val="24"/>
          <w:szCs w:val="24"/>
        </w:rPr>
        <w:t xml:space="preserve">igure </w:t>
      </w:r>
      <w:ins w:id="173" w:author="Ryan Batt" w:date="2015-01-01T21:00:00Z">
        <w:r w:rsidR="003D1A8D">
          <w:rPr>
            <w:rFonts w:ascii="Times New Roman" w:hAnsi="Times New Roman"/>
            <w:sz w:val="24"/>
            <w:szCs w:val="24"/>
          </w:rPr>
          <w:t>3</w:t>
        </w:r>
      </w:ins>
      <w:del w:id="174" w:author="Ryan Batt" w:date="2015-01-01T21:00:00Z">
        <w:r w:rsidR="00673323" w:rsidDel="003D1A8D">
          <w:rPr>
            <w:rFonts w:ascii="Times New Roman" w:hAnsi="Times New Roman"/>
            <w:sz w:val="24"/>
            <w:szCs w:val="24"/>
          </w:rPr>
          <w:delText>2</w:delText>
        </w:r>
      </w:del>
      <w:ins w:id="175" w:author="Ryan Batt" w:date="2015-01-01T20:59:00Z">
        <w:r w:rsidR="003D1A8D">
          <w:rPr>
            <w:rFonts w:ascii="Times New Roman" w:hAnsi="Times New Roman"/>
            <w:sz w:val="24"/>
            <w:szCs w:val="24"/>
          </w:rPr>
          <w:t>A</w:t>
        </w:r>
      </w:ins>
      <w:del w:id="176" w:author="Ryan Batt" w:date="2015-01-01T20:59:00Z">
        <w:r w:rsidR="00673323" w:rsidDel="003D1A8D">
          <w:rPr>
            <w:rFonts w:ascii="Times New Roman" w:hAnsi="Times New Roman"/>
            <w:sz w:val="24"/>
            <w:szCs w:val="24"/>
          </w:rPr>
          <w:delText>a</w:delText>
        </w:r>
      </w:del>
      <w:del w:id="177" w:author="Ryan Batt" w:date="2015-01-01T21:00:00Z">
        <w:r w:rsidR="004E6AFC" w:rsidDel="003D1A8D">
          <w:rPr>
            <w:rFonts w:ascii="Times New Roman" w:hAnsi="Times New Roman"/>
            <w:sz w:val="24"/>
            <w:szCs w:val="24"/>
          </w:rPr>
          <w:delText xml:space="preserve"> </w:delText>
        </w:r>
      </w:del>
      <w:del w:id="178" w:author="Ryan Batt" w:date="2015-01-01T20:59:00Z">
        <w:r w:rsidR="004E6AFC" w:rsidDel="003D1A8D">
          <w:rPr>
            <w:rFonts w:ascii="Times New Roman" w:hAnsi="Times New Roman"/>
            <w:sz w:val="24"/>
            <w:szCs w:val="24"/>
          </w:rPr>
          <w:delText xml:space="preserve">and </w:delText>
        </w:r>
      </w:del>
      <w:proofErr w:type="gramStart"/>
      <w:ins w:id="179" w:author="Ryan Batt" w:date="2015-01-01T21:00:00Z">
        <w:r w:rsidR="003D1A8D">
          <w:rPr>
            <w:rFonts w:ascii="Times New Roman" w:hAnsi="Times New Roman"/>
            <w:sz w:val="24"/>
            <w:szCs w:val="24"/>
          </w:rPr>
          <w:t>,B</w:t>
        </w:r>
      </w:ins>
      <w:proofErr w:type="gramEnd"/>
      <w:del w:id="180" w:author="Ryan Batt" w:date="2015-01-01T20:59:00Z">
        <w:r w:rsidR="00673323" w:rsidDel="003D1A8D">
          <w:rPr>
            <w:rFonts w:ascii="Times New Roman" w:hAnsi="Times New Roman"/>
            <w:sz w:val="24"/>
            <w:szCs w:val="24"/>
          </w:rPr>
          <w:delText>b</w:delText>
        </w:r>
      </w:del>
      <w:r w:rsidR="004E6AFC">
        <w:rPr>
          <w:rFonts w:ascii="Times New Roman" w:hAnsi="Times New Roman"/>
          <w:sz w:val="24"/>
          <w:szCs w:val="24"/>
        </w:rPr>
        <w:t>)</w:t>
      </w:r>
      <w:r w:rsidR="00137C27">
        <w:rPr>
          <w:rFonts w:ascii="Times New Roman" w:hAnsi="Times New Roman"/>
          <w:sz w:val="24"/>
          <w:szCs w:val="24"/>
        </w:rPr>
        <w:t xml:space="preserve">.  </w:t>
      </w:r>
      <w:r w:rsidR="00822811">
        <w:rPr>
          <w:rFonts w:ascii="Times New Roman" w:hAnsi="Times New Roman"/>
          <w:sz w:val="24"/>
          <w:szCs w:val="24"/>
        </w:rPr>
        <w:t>Variability was quantified using two metrics</w:t>
      </w:r>
      <w:ins w:id="181" w:author="Ryan Batt" w:date="2015-01-01T21:00:00Z">
        <w:r w:rsidR="003D1A8D">
          <w:rPr>
            <w:rFonts w:ascii="Times New Roman" w:hAnsi="Times New Roman"/>
            <w:sz w:val="24"/>
            <w:szCs w:val="24"/>
          </w:rPr>
          <w:t xml:space="preserve"> that produced similar results</w:t>
        </w:r>
      </w:ins>
      <w:r w:rsidR="00822811">
        <w:rPr>
          <w:rFonts w:ascii="Times New Roman" w:hAnsi="Times New Roman"/>
          <w:sz w:val="24"/>
          <w:szCs w:val="24"/>
        </w:rPr>
        <w:t>: standard deviation and the mean</w:t>
      </w:r>
      <w:r w:rsidR="00F46FC9">
        <w:rPr>
          <w:rFonts w:ascii="Times New Roman" w:hAnsi="Times New Roman"/>
          <w:sz w:val="24"/>
          <w:szCs w:val="24"/>
        </w:rPr>
        <w:t xml:space="preserve"> first</w:t>
      </w:r>
      <w:r w:rsidR="00822811">
        <w:rPr>
          <w:rFonts w:ascii="Times New Roman" w:hAnsi="Times New Roman"/>
          <w:sz w:val="24"/>
          <w:szCs w:val="24"/>
        </w:rPr>
        <w:t xml:space="preserve"> difference (Karl et al. 1995; </w:t>
      </w:r>
      <w:del w:id="182" w:author="Ryan Batt" w:date="2015-01-01T21:00:00Z">
        <w:r w:rsidR="00822811" w:rsidDel="003D1A8D">
          <w:rPr>
            <w:rFonts w:ascii="Times New Roman" w:hAnsi="Times New Roman"/>
            <w:sz w:val="24"/>
            <w:szCs w:val="24"/>
          </w:rPr>
          <w:delText xml:space="preserve">see </w:delText>
        </w:r>
      </w:del>
      <w:r w:rsidR="00822811">
        <w:rPr>
          <w:rFonts w:ascii="Times New Roman" w:hAnsi="Times New Roman"/>
          <w:sz w:val="24"/>
          <w:szCs w:val="24"/>
        </w:rPr>
        <w:t>Supplementary Materials</w:t>
      </w:r>
      <w:del w:id="183" w:author="Ryan Batt" w:date="2015-01-01T21:00:00Z">
        <w:r w:rsidR="00822811" w:rsidDel="003D1A8D">
          <w:rPr>
            <w:rFonts w:ascii="Times New Roman" w:hAnsi="Times New Roman"/>
            <w:sz w:val="24"/>
            <w:szCs w:val="24"/>
          </w:rPr>
          <w:delText xml:space="preserve"> for de</w:delText>
        </w:r>
        <w:r w:rsidR="00137C27" w:rsidDel="003D1A8D">
          <w:rPr>
            <w:rFonts w:ascii="Times New Roman" w:hAnsi="Times New Roman"/>
            <w:sz w:val="24"/>
            <w:szCs w:val="24"/>
          </w:rPr>
          <w:delText>tailed methods</w:delText>
        </w:r>
      </w:del>
      <w:r w:rsidR="00137C27">
        <w:rPr>
          <w:rFonts w:ascii="Times New Roman" w:hAnsi="Times New Roman"/>
          <w:sz w:val="24"/>
          <w:szCs w:val="24"/>
        </w:rPr>
        <w:t>)</w:t>
      </w:r>
      <w:proofErr w:type="gramStart"/>
      <w:r w:rsidR="00137C27">
        <w:rPr>
          <w:rFonts w:ascii="Times New Roman" w:hAnsi="Times New Roman"/>
          <w:sz w:val="24"/>
          <w:szCs w:val="24"/>
        </w:rPr>
        <w:t xml:space="preserve">. </w:t>
      </w:r>
      <w:proofErr w:type="gramEnd"/>
      <w:del w:id="184" w:author="Ryan Batt" w:date="2015-01-01T21:00:00Z">
        <w:r w:rsidR="00137C27" w:rsidDel="003D1A8D">
          <w:rPr>
            <w:rFonts w:ascii="Times New Roman" w:hAnsi="Times New Roman"/>
            <w:sz w:val="24"/>
            <w:szCs w:val="24"/>
          </w:rPr>
          <w:delText xml:space="preserve"> Both metrics </w:delText>
        </w:r>
        <w:r w:rsidR="00822811" w:rsidDel="003D1A8D">
          <w:rPr>
            <w:rFonts w:ascii="Times New Roman" w:hAnsi="Times New Roman"/>
            <w:sz w:val="24"/>
            <w:szCs w:val="24"/>
          </w:rPr>
          <w:delText xml:space="preserve">produced similar results.  </w:delText>
        </w:r>
      </w:del>
      <w:r w:rsidR="00822811">
        <w:rPr>
          <w:rFonts w:ascii="Times New Roman" w:hAnsi="Times New Roman"/>
          <w:sz w:val="24"/>
          <w:szCs w:val="24"/>
        </w:rPr>
        <w:t xml:space="preserve">For </w:t>
      </w:r>
      <w:proofErr w:type="spellStart"/>
      <w:r w:rsidR="00822811">
        <w:rPr>
          <w:rFonts w:ascii="Times New Roman" w:hAnsi="Times New Roman"/>
          <w:sz w:val="24"/>
          <w:szCs w:val="24"/>
        </w:rPr>
        <w:t>Suwa</w:t>
      </w:r>
      <w:proofErr w:type="spellEnd"/>
      <w:r w:rsidR="00822811">
        <w:rPr>
          <w:rFonts w:ascii="Times New Roman" w:hAnsi="Times New Roman"/>
          <w:sz w:val="24"/>
          <w:szCs w:val="24"/>
        </w:rPr>
        <w:t>, variability since 1800 has been lower than that observed in</w:t>
      </w:r>
      <w:r w:rsidR="00137C27">
        <w:rPr>
          <w:rFonts w:ascii="Times New Roman" w:hAnsi="Times New Roman"/>
          <w:sz w:val="24"/>
          <w:szCs w:val="24"/>
        </w:rPr>
        <w:t xml:space="preserve"> the</w:t>
      </w:r>
      <w:r w:rsidR="00AF29BA">
        <w:rPr>
          <w:rFonts w:ascii="Times New Roman" w:hAnsi="Times New Roman"/>
          <w:sz w:val="24"/>
          <w:szCs w:val="24"/>
        </w:rPr>
        <w:t xml:space="preserve"> late 1500s and early 1600s whereas</w:t>
      </w:r>
      <w:r>
        <w:rPr>
          <w:rFonts w:ascii="Times New Roman" w:hAnsi="Times New Roman"/>
          <w:sz w:val="24"/>
          <w:szCs w:val="24"/>
        </w:rPr>
        <w:t xml:space="preserve"> v</w:t>
      </w:r>
      <w:r w:rsidR="00822811">
        <w:rPr>
          <w:rFonts w:ascii="Times New Roman" w:hAnsi="Times New Roman"/>
          <w:sz w:val="24"/>
          <w:szCs w:val="24"/>
        </w:rPr>
        <w:t>ariability in the late 1400s to e</w:t>
      </w:r>
      <w:r w:rsidR="00137C27">
        <w:rPr>
          <w:rFonts w:ascii="Times New Roman" w:hAnsi="Times New Roman"/>
          <w:sz w:val="24"/>
          <w:szCs w:val="24"/>
        </w:rPr>
        <w:t>arly 1500s is similar to that of</w:t>
      </w:r>
      <w:r w:rsidR="00AE5FE9">
        <w:rPr>
          <w:rFonts w:ascii="Times New Roman" w:hAnsi="Times New Roman"/>
          <w:sz w:val="24"/>
          <w:szCs w:val="24"/>
        </w:rPr>
        <w:t xml:space="preserve"> recent years (Figure </w:t>
      </w:r>
      <w:ins w:id="185" w:author="Ryan Batt" w:date="2015-01-01T21:00:00Z">
        <w:r w:rsidR="003D1A8D">
          <w:rPr>
            <w:rFonts w:ascii="Times New Roman" w:hAnsi="Times New Roman"/>
            <w:sz w:val="24"/>
            <w:szCs w:val="24"/>
          </w:rPr>
          <w:t>3</w:t>
        </w:r>
      </w:ins>
      <w:del w:id="186" w:author="Ryan Batt" w:date="2015-01-01T21:00:00Z">
        <w:r w:rsidR="00AE5FE9" w:rsidDel="003D1A8D">
          <w:rPr>
            <w:rFonts w:ascii="Times New Roman" w:hAnsi="Times New Roman"/>
            <w:sz w:val="24"/>
            <w:szCs w:val="24"/>
          </w:rPr>
          <w:delText>2</w:delText>
        </w:r>
      </w:del>
      <w:ins w:id="187" w:author="Ryan Batt" w:date="2015-01-01T21:00:00Z">
        <w:r w:rsidR="003D1A8D">
          <w:rPr>
            <w:rFonts w:ascii="Times New Roman" w:hAnsi="Times New Roman"/>
            <w:sz w:val="24"/>
            <w:szCs w:val="24"/>
          </w:rPr>
          <w:t>A</w:t>
        </w:r>
      </w:ins>
      <w:del w:id="188" w:author="Ryan Batt" w:date="2015-01-01T21:00:00Z">
        <w:r w:rsidR="00673323" w:rsidDel="003D1A8D">
          <w:rPr>
            <w:rFonts w:ascii="Times New Roman" w:hAnsi="Times New Roman"/>
            <w:sz w:val="24"/>
            <w:szCs w:val="24"/>
          </w:rPr>
          <w:delText>a</w:delText>
        </w:r>
      </w:del>
      <w:r w:rsidR="00673323">
        <w:rPr>
          <w:rFonts w:ascii="Times New Roman" w:hAnsi="Times New Roman"/>
          <w:sz w:val="24"/>
          <w:szCs w:val="24"/>
        </w:rPr>
        <w:t>)</w:t>
      </w:r>
      <w:proofErr w:type="gramStart"/>
      <w:r w:rsidR="00822811">
        <w:rPr>
          <w:rFonts w:ascii="Times New Roman" w:hAnsi="Times New Roman"/>
          <w:sz w:val="24"/>
          <w:szCs w:val="24"/>
        </w:rPr>
        <w:t xml:space="preserve">.  </w:t>
      </w:r>
      <w:commentRangeStart w:id="189"/>
      <w:proofErr w:type="gramEnd"/>
      <w:r w:rsidR="00673323">
        <w:rPr>
          <w:rFonts w:ascii="Times New Roman" w:hAnsi="Times New Roman"/>
          <w:sz w:val="24"/>
          <w:szCs w:val="24"/>
        </w:rPr>
        <w:t xml:space="preserve">In the Torne, </w:t>
      </w:r>
      <w:r w:rsidR="00822811">
        <w:rPr>
          <w:rFonts w:ascii="Times New Roman" w:hAnsi="Times New Roman"/>
          <w:sz w:val="24"/>
          <w:szCs w:val="24"/>
        </w:rPr>
        <w:t>variability</w:t>
      </w:r>
      <w:r w:rsidR="00137C27">
        <w:rPr>
          <w:rFonts w:ascii="Times New Roman" w:hAnsi="Times New Roman"/>
          <w:sz w:val="24"/>
          <w:szCs w:val="24"/>
        </w:rPr>
        <w:t xml:space="preserve"> in ice breakup</w:t>
      </w:r>
      <w:r w:rsidR="00822811">
        <w:rPr>
          <w:rFonts w:ascii="Times New Roman" w:hAnsi="Times New Roman"/>
          <w:sz w:val="24"/>
          <w:szCs w:val="24"/>
        </w:rPr>
        <w:t xml:space="preserve"> </w:t>
      </w:r>
      <w:r w:rsidR="00C30011">
        <w:rPr>
          <w:rFonts w:ascii="Times New Roman" w:hAnsi="Times New Roman"/>
          <w:sz w:val="24"/>
          <w:szCs w:val="24"/>
        </w:rPr>
        <w:t xml:space="preserve">date </w:t>
      </w:r>
      <w:r w:rsidR="00822811">
        <w:rPr>
          <w:rFonts w:ascii="Times New Roman" w:hAnsi="Times New Roman"/>
          <w:sz w:val="24"/>
          <w:szCs w:val="24"/>
        </w:rPr>
        <w:t>has generally decreased</w:t>
      </w:r>
      <w:r w:rsidR="00673323">
        <w:rPr>
          <w:rFonts w:ascii="Times New Roman" w:hAnsi="Times New Roman"/>
          <w:sz w:val="24"/>
          <w:szCs w:val="24"/>
        </w:rPr>
        <w:t xml:space="preserve"> from 1700 to present (Figure </w:t>
      </w:r>
      <w:ins w:id="190" w:author="Ryan Batt" w:date="2015-01-01T21:00:00Z">
        <w:r w:rsidR="003D1A8D">
          <w:rPr>
            <w:rFonts w:ascii="Times New Roman" w:hAnsi="Times New Roman"/>
            <w:sz w:val="24"/>
            <w:szCs w:val="24"/>
          </w:rPr>
          <w:t>3</w:t>
        </w:r>
      </w:ins>
      <w:del w:id="191" w:author="Ryan Batt" w:date="2015-01-01T21:00:00Z">
        <w:r w:rsidR="00673323" w:rsidDel="003D1A8D">
          <w:rPr>
            <w:rFonts w:ascii="Times New Roman" w:hAnsi="Times New Roman"/>
            <w:sz w:val="24"/>
            <w:szCs w:val="24"/>
          </w:rPr>
          <w:delText>2</w:delText>
        </w:r>
      </w:del>
      <w:ins w:id="192" w:author="Ryan Batt" w:date="2015-01-01T21:00:00Z">
        <w:r w:rsidR="003D1A8D">
          <w:rPr>
            <w:rFonts w:ascii="Times New Roman" w:hAnsi="Times New Roman"/>
            <w:sz w:val="24"/>
            <w:szCs w:val="24"/>
          </w:rPr>
          <w:t>B</w:t>
        </w:r>
      </w:ins>
      <w:del w:id="193" w:author="Ryan Batt" w:date="2015-01-01T21:00:00Z">
        <w:r w:rsidR="00673323" w:rsidDel="003D1A8D">
          <w:rPr>
            <w:rFonts w:ascii="Times New Roman" w:hAnsi="Times New Roman"/>
            <w:sz w:val="24"/>
            <w:szCs w:val="24"/>
          </w:rPr>
          <w:delText>b</w:delText>
        </w:r>
      </w:del>
      <w:r w:rsidR="00822811">
        <w:rPr>
          <w:rFonts w:ascii="Times New Roman" w:hAnsi="Times New Roman"/>
          <w:sz w:val="24"/>
          <w:szCs w:val="24"/>
        </w:rPr>
        <w:t xml:space="preserve">).   </w:t>
      </w:r>
      <w:commentRangeEnd w:id="189"/>
      <w:r w:rsidR="003D1A8D">
        <w:rPr>
          <w:rStyle w:val="CommentReference"/>
          <w:rFonts w:cs="Courier"/>
        </w:rPr>
        <w:commentReference w:id="189"/>
      </w:r>
    </w:p>
    <w:p w14:paraId="3A6D4905" w14:textId="15CD416E" w:rsidR="00AF29BA" w:rsidRDefault="000B3021" w:rsidP="00381443">
      <w:pPr>
        <w:spacing w:line="480" w:lineRule="auto"/>
        <w:ind w:left="0" w:firstLine="720"/>
        <w:rPr>
          <w:rFonts w:ascii="Times New Roman" w:hAnsi="Times New Roman"/>
          <w:sz w:val="24"/>
          <w:szCs w:val="24"/>
        </w:rPr>
      </w:pPr>
      <w:ins w:id="194" w:author="Ryan Batt" w:date="2015-01-01T21:09:00Z">
        <w:r>
          <w:rPr>
            <w:rFonts w:ascii="Times New Roman" w:hAnsi="Times New Roman"/>
            <w:sz w:val="24"/>
            <w:szCs w:val="24"/>
          </w:rPr>
          <w:t xml:space="preserve">Whereas </w:t>
        </w:r>
      </w:ins>
      <w:del w:id="195" w:author="Ryan Batt" w:date="2015-01-01T20:57:00Z">
        <w:r w:rsidR="004D5679" w:rsidDel="003D1A8D">
          <w:rPr>
            <w:rFonts w:ascii="Times New Roman" w:hAnsi="Times New Roman"/>
            <w:sz w:val="24"/>
            <w:szCs w:val="24"/>
          </w:rPr>
          <w:delText>All other published</w:delText>
        </w:r>
      </w:del>
      <w:ins w:id="196" w:author="Ryan Batt" w:date="2015-01-01T20:57:00Z">
        <w:r>
          <w:rPr>
            <w:rFonts w:ascii="Times New Roman" w:hAnsi="Times New Roman"/>
            <w:sz w:val="24"/>
            <w:szCs w:val="24"/>
          </w:rPr>
          <w:t>p</w:t>
        </w:r>
        <w:r w:rsidR="003D1A8D">
          <w:rPr>
            <w:rFonts w:ascii="Times New Roman" w:hAnsi="Times New Roman"/>
            <w:sz w:val="24"/>
            <w:szCs w:val="24"/>
          </w:rPr>
          <w:t>revious</w:t>
        </w:r>
      </w:ins>
      <w:r w:rsidR="004D5679">
        <w:rPr>
          <w:rFonts w:ascii="Times New Roman" w:hAnsi="Times New Roman"/>
          <w:sz w:val="24"/>
          <w:szCs w:val="24"/>
        </w:rPr>
        <w:t xml:space="preserve"> observational studies of variability in ice dates and </w:t>
      </w:r>
      <w:commentRangeStart w:id="197"/>
      <w:r w:rsidR="004D5679">
        <w:rPr>
          <w:rFonts w:ascii="Times New Roman" w:hAnsi="Times New Roman"/>
          <w:sz w:val="24"/>
          <w:szCs w:val="24"/>
        </w:rPr>
        <w:t xml:space="preserve">climate </w:t>
      </w:r>
      <w:commentRangeEnd w:id="197"/>
      <w:r w:rsidR="003D1A8D">
        <w:rPr>
          <w:rStyle w:val="CommentReference"/>
          <w:rFonts w:cs="Courier"/>
        </w:rPr>
        <w:commentReference w:id="197"/>
      </w:r>
      <w:del w:id="198" w:author="Ryan Batt" w:date="2015-01-01T20:58:00Z">
        <w:r w:rsidR="004D5679" w:rsidDel="003D1A8D">
          <w:rPr>
            <w:rFonts w:ascii="Times New Roman" w:hAnsi="Times New Roman"/>
            <w:sz w:val="24"/>
            <w:szCs w:val="24"/>
          </w:rPr>
          <w:delText>have been</w:delText>
        </w:r>
      </w:del>
      <w:ins w:id="199" w:author="Ryan Batt" w:date="2015-01-01T20:58:00Z">
        <w:r w:rsidR="003D1A8D">
          <w:rPr>
            <w:rFonts w:ascii="Times New Roman" w:hAnsi="Times New Roman"/>
            <w:sz w:val="24"/>
            <w:szCs w:val="24"/>
          </w:rPr>
          <w:t>were</w:t>
        </w:r>
      </w:ins>
      <w:r w:rsidR="004D5679">
        <w:rPr>
          <w:rFonts w:ascii="Times New Roman" w:hAnsi="Times New Roman"/>
          <w:sz w:val="24"/>
          <w:szCs w:val="24"/>
        </w:rPr>
        <w:t xml:space="preserve"> conducted at </w:t>
      </w:r>
      <w:del w:id="200" w:author="Ryan Batt" w:date="2015-01-01T20:58:00Z">
        <w:r w:rsidR="003324A6" w:rsidDel="003D1A8D">
          <w:rPr>
            <w:rFonts w:ascii="Times New Roman" w:hAnsi="Times New Roman"/>
            <w:sz w:val="24"/>
            <w:szCs w:val="24"/>
          </w:rPr>
          <w:delText xml:space="preserve">much </w:delText>
        </w:r>
        <w:r w:rsidR="004D5679" w:rsidDel="003D1A8D">
          <w:rPr>
            <w:rFonts w:ascii="Times New Roman" w:hAnsi="Times New Roman"/>
            <w:sz w:val="24"/>
            <w:szCs w:val="24"/>
          </w:rPr>
          <w:delText xml:space="preserve">shorter </w:delText>
        </w:r>
      </w:del>
      <w:r w:rsidR="004D5679">
        <w:rPr>
          <w:rFonts w:ascii="Times New Roman" w:hAnsi="Times New Roman"/>
          <w:sz w:val="24"/>
          <w:szCs w:val="24"/>
        </w:rPr>
        <w:t>time scales</w:t>
      </w:r>
      <w:del w:id="201" w:author="Ryan Batt" w:date="2015-01-01T20:58:00Z">
        <w:r w:rsidR="004D5679" w:rsidDel="003D1A8D">
          <w:rPr>
            <w:rFonts w:ascii="Times New Roman" w:hAnsi="Times New Roman"/>
            <w:sz w:val="24"/>
            <w:szCs w:val="24"/>
          </w:rPr>
          <w:delText>,</w:delText>
        </w:r>
      </w:del>
      <w:r w:rsidR="004D5679">
        <w:rPr>
          <w:rFonts w:ascii="Times New Roman" w:hAnsi="Times New Roman"/>
          <w:sz w:val="24"/>
          <w:szCs w:val="24"/>
        </w:rPr>
        <w:t xml:space="preserve"> </w:t>
      </w:r>
      <w:r w:rsidR="003324A6">
        <w:rPr>
          <w:rFonts w:ascii="Times New Roman" w:hAnsi="Times New Roman"/>
          <w:sz w:val="24"/>
          <w:szCs w:val="24"/>
        </w:rPr>
        <w:t>ranging from 20 to</w:t>
      </w:r>
      <w:del w:id="202" w:author="Ryan Batt" w:date="2015-01-01T20:58:00Z">
        <w:r w:rsidR="00AF29BA" w:rsidDel="003D1A8D">
          <w:rPr>
            <w:rFonts w:ascii="Times New Roman" w:hAnsi="Times New Roman"/>
            <w:sz w:val="24"/>
            <w:szCs w:val="24"/>
          </w:rPr>
          <w:delText xml:space="preserve"> at most</w:delText>
        </w:r>
        <w:r w:rsidR="003324A6" w:rsidDel="003D1A8D">
          <w:rPr>
            <w:rFonts w:ascii="Times New Roman" w:hAnsi="Times New Roman"/>
            <w:sz w:val="24"/>
            <w:szCs w:val="24"/>
          </w:rPr>
          <w:delText xml:space="preserve"> </w:delText>
        </w:r>
      </w:del>
      <w:r w:rsidR="003324A6">
        <w:rPr>
          <w:rFonts w:ascii="Times New Roman" w:hAnsi="Times New Roman"/>
          <w:sz w:val="24"/>
          <w:szCs w:val="24"/>
        </w:rPr>
        <w:t>150 years</w:t>
      </w:r>
      <w:ins w:id="203" w:author="Ryan Batt" w:date="2015-01-01T21:10:00Z">
        <w:r>
          <w:rPr>
            <w:rFonts w:ascii="Times New Roman" w:hAnsi="Times New Roman"/>
            <w:sz w:val="24"/>
            <w:szCs w:val="24"/>
          </w:rPr>
          <w:t>,</w:t>
        </w:r>
      </w:ins>
      <w:del w:id="204" w:author="Ryan Batt" w:date="2015-01-01T21:10:00Z">
        <w:r w:rsidR="004D5679" w:rsidDel="000B3021">
          <w:rPr>
            <w:rFonts w:ascii="Times New Roman" w:hAnsi="Times New Roman"/>
            <w:sz w:val="24"/>
            <w:szCs w:val="24"/>
          </w:rPr>
          <w:delText>.</w:delText>
        </w:r>
      </w:del>
      <w:ins w:id="205" w:author="Ryan Batt" w:date="2015-01-01T20:59:00Z">
        <w:r w:rsidR="003D1A8D">
          <w:rPr>
            <w:rFonts w:ascii="Times New Roman" w:hAnsi="Times New Roman"/>
            <w:sz w:val="24"/>
            <w:szCs w:val="24"/>
          </w:rPr>
          <w:t xml:space="preserve"> </w:t>
        </w:r>
        <w:r>
          <w:rPr>
            <w:rFonts w:ascii="Times New Roman" w:hAnsi="Times New Roman"/>
            <w:sz w:val="24"/>
            <w:szCs w:val="24"/>
          </w:rPr>
          <w:t>t</w:t>
        </w:r>
        <w:r w:rsidR="003D1A8D">
          <w:rPr>
            <w:rFonts w:ascii="Times New Roman" w:hAnsi="Times New Roman"/>
            <w:sz w:val="24"/>
            <w:szCs w:val="24"/>
          </w:rPr>
          <w:t xml:space="preserve">he extent </w:t>
        </w:r>
      </w:ins>
      <w:ins w:id="206" w:author="Ryan Batt" w:date="2015-01-01T21:01:00Z">
        <w:r w:rsidR="003D1A8D">
          <w:rPr>
            <w:rFonts w:ascii="Times New Roman" w:hAnsi="Times New Roman"/>
            <w:sz w:val="24"/>
            <w:szCs w:val="24"/>
          </w:rPr>
          <w:t xml:space="preserve">of our analysis was 320-550 years (what does </w:t>
        </w:r>
      </w:ins>
      <w:ins w:id="207" w:author="Ryan Batt" w:date="2015-01-01T21:10:00Z">
        <w:r>
          <w:rPr>
            <w:rFonts w:ascii="Times New Roman" w:hAnsi="Times New Roman"/>
            <w:sz w:val="24"/>
            <w:szCs w:val="24"/>
          </w:rPr>
          <w:t>extent</w:t>
        </w:r>
      </w:ins>
      <w:ins w:id="208" w:author="Ryan Batt" w:date="2015-01-01T21:01:00Z">
        <w:r w:rsidR="003D1A8D">
          <w:rPr>
            <w:rFonts w:ascii="Times New Roman" w:hAnsi="Times New Roman"/>
            <w:sz w:val="24"/>
            <w:szCs w:val="24"/>
          </w:rPr>
          <w:t xml:space="preserve"> mean?</w:t>
        </w:r>
      </w:ins>
      <w:ins w:id="209" w:author="Ryan Batt" w:date="2015-01-01T21:10:00Z">
        <w:r>
          <w:rPr>
            <w:rFonts w:ascii="Times New Roman" w:hAnsi="Times New Roman"/>
            <w:sz w:val="24"/>
            <w:szCs w:val="24"/>
          </w:rPr>
          <w:t xml:space="preserve"> </w:t>
        </w:r>
        <w:proofErr w:type="gramStart"/>
        <w:r>
          <w:rPr>
            <w:rFonts w:ascii="Times New Roman" w:hAnsi="Times New Roman"/>
            <w:sz w:val="24"/>
            <w:szCs w:val="24"/>
          </w:rPr>
          <w:t>Just the length of the time series?</w:t>
        </w:r>
      </w:ins>
      <w:ins w:id="210" w:author="Ryan Batt" w:date="2015-01-01T21:01:00Z">
        <w:r w:rsidR="003D1A8D">
          <w:rPr>
            <w:rFonts w:ascii="Times New Roman" w:hAnsi="Times New Roman"/>
            <w:sz w:val="24"/>
            <w:szCs w:val="24"/>
          </w:rPr>
          <w:t>).</w:t>
        </w:r>
      </w:ins>
      <w:proofErr w:type="gramEnd"/>
      <w:r w:rsidR="003324A6">
        <w:rPr>
          <w:rFonts w:ascii="Times New Roman" w:hAnsi="Times New Roman"/>
          <w:sz w:val="24"/>
          <w:szCs w:val="24"/>
        </w:rPr>
        <w:t xml:space="preserve"> </w:t>
      </w:r>
      <w:del w:id="211" w:author="Ryan Batt" w:date="2015-01-01T20:57:00Z">
        <w:r w:rsidR="003324A6" w:rsidDel="003D1A8D">
          <w:rPr>
            <w:rFonts w:ascii="Times New Roman" w:hAnsi="Times New Roman"/>
            <w:sz w:val="24"/>
            <w:szCs w:val="24"/>
          </w:rPr>
          <w:delText xml:space="preserve"> </w:delText>
        </w:r>
      </w:del>
      <w:r w:rsidR="003324A6">
        <w:rPr>
          <w:rFonts w:ascii="Times New Roman" w:hAnsi="Times New Roman"/>
          <w:sz w:val="24"/>
          <w:szCs w:val="24"/>
        </w:rPr>
        <w:t xml:space="preserve"> At time scales between 20-50 years</w:t>
      </w:r>
      <w:r w:rsidR="00381443">
        <w:rPr>
          <w:rFonts w:ascii="Times New Roman" w:hAnsi="Times New Roman"/>
          <w:sz w:val="24"/>
          <w:szCs w:val="24"/>
        </w:rPr>
        <w:t xml:space="preserve"> in extent</w:t>
      </w:r>
      <w:r w:rsidR="003324A6">
        <w:rPr>
          <w:rFonts w:ascii="Times New Roman" w:hAnsi="Times New Roman"/>
          <w:sz w:val="24"/>
          <w:szCs w:val="24"/>
        </w:rPr>
        <w:t>, variability in</w:t>
      </w:r>
      <w:r w:rsidR="00503F77">
        <w:rPr>
          <w:rFonts w:ascii="Times New Roman" w:hAnsi="Times New Roman"/>
          <w:sz w:val="24"/>
          <w:szCs w:val="24"/>
        </w:rPr>
        <w:t xml:space="preserve"> air</w:t>
      </w:r>
      <w:r w:rsidR="003324A6">
        <w:rPr>
          <w:rFonts w:ascii="Times New Roman" w:hAnsi="Times New Roman"/>
          <w:sz w:val="24"/>
          <w:szCs w:val="24"/>
        </w:rPr>
        <w:t xml:space="preserve"> temperature and ice phenology has</w:t>
      </w:r>
      <w:r w:rsidR="00381443">
        <w:rPr>
          <w:rFonts w:ascii="Times New Roman" w:hAnsi="Times New Roman"/>
          <w:sz w:val="24"/>
          <w:szCs w:val="24"/>
        </w:rPr>
        <w:t xml:space="preserve"> been </w:t>
      </w:r>
      <w:del w:id="212" w:author="Ryan Batt" w:date="2015-01-01T21:11:00Z">
        <w:r w:rsidR="00381443" w:rsidDel="000B3021">
          <w:rPr>
            <w:rFonts w:ascii="Times New Roman" w:hAnsi="Times New Roman"/>
            <w:sz w:val="24"/>
            <w:szCs w:val="24"/>
          </w:rPr>
          <w:delText xml:space="preserve">shown to be </w:delText>
        </w:r>
      </w:del>
      <w:r w:rsidR="00381443">
        <w:rPr>
          <w:rFonts w:ascii="Times New Roman" w:hAnsi="Times New Roman"/>
          <w:sz w:val="24"/>
          <w:szCs w:val="24"/>
        </w:rPr>
        <w:t xml:space="preserve">increasing in recent </w:t>
      </w:r>
      <w:r w:rsidR="00503F77">
        <w:rPr>
          <w:rFonts w:ascii="Times New Roman" w:hAnsi="Times New Roman"/>
          <w:sz w:val="24"/>
          <w:szCs w:val="24"/>
        </w:rPr>
        <w:t>years</w:t>
      </w:r>
      <w:r w:rsidR="003324A6">
        <w:rPr>
          <w:rFonts w:ascii="Times New Roman" w:hAnsi="Times New Roman"/>
          <w:sz w:val="24"/>
          <w:szCs w:val="24"/>
        </w:rPr>
        <w:t xml:space="preserve"> (</w:t>
      </w:r>
      <w:proofErr w:type="spellStart"/>
      <w:r w:rsidR="003324A6">
        <w:rPr>
          <w:rFonts w:ascii="Times New Roman" w:hAnsi="Times New Roman"/>
          <w:sz w:val="24"/>
          <w:szCs w:val="24"/>
        </w:rPr>
        <w:t>Kratz</w:t>
      </w:r>
      <w:proofErr w:type="spellEnd"/>
      <w:r w:rsidR="003324A6">
        <w:rPr>
          <w:rFonts w:ascii="Times New Roman" w:hAnsi="Times New Roman"/>
          <w:sz w:val="24"/>
          <w:szCs w:val="24"/>
        </w:rPr>
        <w:t xml:space="preserve"> et al. 2000; </w:t>
      </w:r>
      <w:proofErr w:type="spellStart"/>
      <w:r w:rsidR="003324A6">
        <w:rPr>
          <w:rFonts w:ascii="Times New Roman" w:hAnsi="Times New Roman"/>
          <w:sz w:val="24"/>
          <w:szCs w:val="24"/>
        </w:rPr>
        <w:t>Schar</w:t>
      </w:r>
      <w:proofErr w:type="spellEnd"/>
      <w:r w:rsidR="003324A6">
        <w:rPr>
          <w:rFonts w:ascii="Times New Roman" w:hAnsi="Times New Roman"/>
          <w:sz w:val="24"/>
          <w:szCs w:val="24"/>
        </w:rPr>
        <w:t xml:space="preserve"> et al. 2004; </w:t>
      </w:r>
      <w:proofErr w:type="spellStart"/>
      <w:r w:rsidR="003324A6">
        <w:rPr>
          <w:rFonts w:ascii="Times New Roman" w:hAnsi="Times New Roman"/>
          <w:sz w:val="24"/>
          <w:szCs w:val="24"/>
        </w:rPr>
        <w:t>Weyhenmeyer</w:t>
      </w:r>
      <w:proofErr w:type="spellEnd"/>
      <w:r w:rsidR="003324A6">
        <w:rPr>
          <w:rFonts w:ascii="Times New Roman" w:hAnsi="Times New Roman"/>
          <w:sz w:val="24"/>
          <w:szCs w:val="24"/>
        </w:rPr>
        <w:t xml:space="preserve"> et al. 2011)</w:t>
      </w:r>
      <w:ins w:id="213" w:author="Ryan Batt" w:date="2015-01-01T21:02:00Z">
        <w:r>
          <w:rPr>
            <w:rFonts w:ascii="Times New Roman" w:hAnsi="Times New Roman"/>
            <w:sz w:val="24"/>
            <w:szCs w:val="24"/>
          </w:rPr>
          <w:t>. However,</w:t>
        </w:r>
      </w:ins>
      <w:ins w:id="214" w:author="Ryan Batt" w:date="2015-01-01T21:06:00Z">
        <w:r>
          <w:rPr>
            <w:rFonts w:ascii="Times New Roman" w:hAnsi="Times New Roman"/>
            <w:sz w:val="24"/>
            <w:szCs w:val="24"/>
          </w:rPr>
          <w:t xml:space="preserve"> air temperatures analyzed at a 90 year extent and ice </w:t>
        </w:r>
        <w:proofErr w:type="spellStart"/>
        <w:r>
          <w:rPr>
            <w:rFonts w:ascii="Times New Roman" w:hAnsi="Times New Roman"/>
            <w:sz w:val="24"/>
            <w:szCs w:val="24"/>
          </w:rPr>
          <w:t>phenologies</w:t>
        </w:r>
        <w:proofErr w:type="spellEnd"/>
        <w:r>
          <w:rPr>
            <w:rFonts w:ascii="Times New Roman" w:hAnsi="Times New Roman"/>
            <w:sz w:val="24"/>
            <w:szCs w:val="24"/>
          </w:rPr>
          <w:t xml:space="preserve"> with 100-150 year extent indicate climate variability has been declining or not changing </w:t>
        </w:r>
      </w:ins>
      <w:del w:id="215" w:author="Ryan Batt" w:date="2015-01-01T21:02:00Z">
        <w:r w:rsidR="00381443" w:rsidDel="003D1A8D">
          <w:rPr>
            <w:rFonts w:ascii="Times New Roman" w:hAnsi="Times New Roman"/>
            <w:sz w:val="24"/>
            <w:szCs w:val="24"/>
          </w:rPr>
          <w:delText>.</w:delText>
        </w:r>
      </w:del>
      <w:del w:id="216" w:author="Ryan Batt" w:date="2015-01-01T21:07:00Z">
        <w:r w:rsidR="00381443" w:rsidDel="000B3021">
          <w:rPr>
            <w:rFonts w:ascii="Times New Roman" w:hAnsi="Times New Roman"/>
            <w:sz w:val="24"/>
            <w:szCs w:val="24"/>
          </w:rPr>
          <w:delText xml:space="preserve"> </w:delText>
        </w:r>
        <w:r w:rsidR="00FC0814" w:rsidDel="000B3021">
          <w:rPr>
            <w:rFonts w:ascii="Times New Roman" w:hAnsi="Times New Roman"/>
            <w:sz w:val="24"/>
            <w:szCs w:val="24"/>
          </w:rPr>
          <w:delText xml:space="preserve">Karl </w:delText>
        </w:r>
      </w:del>
      <w:del w:id="217" w:author="Ryan Batt" w:date="2015-01-01T21:02:00Z">
        <w:r w:rsidR="00FC0814" w:rsidDel="003D1A8D">
          <w:rPr>
            <w:rFonts w:ascii="Times New Roman" w:hAnsi="Times New Roman"/>
            <w:sz w:val="24"/>
            <w:szCs w:val="24"/>
          </w:rPr>
          <w:delText>(</w:delText>
        </w:r>
      </w:del>
      <w:del w:id="218" w:author="Ryan Batt" w:date="2015-01-01T21:07:00Z">
        <w:r w:rsidR="00FC0814" w:rsidDel="000B3021">
          <w:rPr>
            <w:rFonts w:ascii="Times New Roman" w:hAnsi="Times New Roman"/>
            <w:sz w:val="24"/>
            <w:szCs w:val="24"/>
          </w:rPr>
          <w:delText>1995)</w:delText>
        </w:r>
      </w:del>
      <w:del w:id="219" w:author="Ryan Batt" w:date="2015-01-01T21:03:00Z">
        <w:r w:rsidR="00FC0814" w:rsidDel="003D1A8D">
          <w:rPr>
            <w:rFonts w:ascii="Times New Roman" w:hAnsi="Times New Roman"/>
            <w:sz w:val="24"/>
            <w:szCs w:val="24"/>
          </w:rPr>
          <w:delText>,</w:delText>
        </w:r>
      </w:del>
      <w:del w:id="220" w:author="Ryan Batt" w:date="2015-01-01T21:07:00Z">
        <w:r w:rsidR="00FC0814" w:rsidDel="000B3021">
          <w:rPr>
            <w:rFonts w:ascii="Times New Roman" w:hAnsi="Times New Roman"/>
            <w:sz w:val="24"/>
            <w:szCs w:val="24"/>
          </w:rPr>
          <w:delText xml:space="preserve"> </w:delText>
        </w:r>
      </w:del>
      <w:del w:id="221" w:author="Ryan Batt" w:date="2015-01-01T21:02:00Z">
        <w:r w:rsidR="00FC0814" w:rsidDel="003D1A8D">
          <w:rPr>
            <w:rFonts w:ascii="Times New Roman" w:hAnsi="Times New Roman"/>
            <w:sz w:val="24"/>
            <w:szCs w:val="24"/>
          </w:rPr>
          <w:delText xml:space="preserve">however, noted that variance in climate decreases with a longer temporal </w:delText>
        </w:r>
        <w:r w:rsidR="00381443" w:rsidDel="003D1A8D">
          <w:rPr>
            <w:rFonts w:ascii="Times New Roman" w:hAnsi="Times New Roman"/>
            <w:sz w:val="24"/>
            <w:szCs w:val="24"/>
          </w:rPr>
          <w:delText>extent</w:delText>
        </w:r>
        <w:r w:rsidR="00FC0814" w:rsidDel="003D1A8D">
          <w:rPr>
            <w:rFonts w:ascii="Times New Roman" w:hAnsi="Times New Roman"/>
            <w:sz w:val="24"/>
            <w:szCs w:val="24"/>
          </w:rPr>
          <w:delText xml:space="preserve">, for example the variance in </w:delText>
        </w:r>
        <w:r w:rsidR="00381443" w:rsidDel="003D1A8D">
          <w:rPr>
            <w:rFonts w:ascii="Times New Roman" w:hAnsi="Times New Roman"/>
            <w:sz w:val="24"/>
            <w:szCs w:val="24"/>
          </w:rPr>
          <w:delText>daily</w:delText>
        </w:r>
        <w:r w:rsidR="00AF29BA" w:rsidDel="003D1A8D">
          <w:rPr>
            <w:rFonts w:ascii="Times New Roman" w:hAnsi="Times New Roman"/>
            <w:sz w:val="24"/>
            <w:szCs w:val="24"/>
          </w:rPr>
          <w:delText xml:space="preserve"> air</w:delText>
        </w:r>
        <w:r w:rsidR="00381443" w:rsidDel="003D1A8D">
          <w:rPr>
            <w:rFonts w:ascii="Times New Roman" w:hAnsi="Times New Roman"/>
            <w:sz w:val="24"/>
            <w:szCs w:val="24"/>
          </w:rPr>
          <w:delText xml:space="preserve"> temperature</w:delText>
        </w:r>
        <w:r w:rsidR="008A6790" w:rsidDel="003D1A8D">
          <w:rPr>
            <w:rFonts w:ascii="Times New Roman" w:hAnsi="Times New Roman"/>
            <w:sz w:val="24"/>
            <w:szCs w:val="24"/>
          </w:rPr>
          <w:delText xml:space="preserve"> decreased over a 90-</w:delText>
        </w:r>
        <w:r w:rsidR="00FC0814" w:rsidDel="003D1A8D">
          <w:rPr>
            <w:rFonts w:ascii="Times New Roman" w:hAnsi="Times New Roman"/>
            <w:sz w:val="24"/>
            <w:szCs w:val="24"/>
          </w:rPr>
          <w:delText>year record</w:delText>
        </w:r>
        <w:r w:rsidR="00AF29BA" w:rsidDel="003D1A8D">
          <w:rPr>
            <w:rFonts w:ascii="Times New Roman" w:hAnsi="Times New Roman"/>
            <w:sz w:val="24"/>
            <w:szCs w:val="24"/>
          </w:rPr>
          <w:delText xml:space="preserve"> across the United States</w:delText>
        </w:r>
        <w:r w:rsidR="00FC0814" w:rsidDel="003D1A8D">
          <w:rPr>
            <w:rFonts w:ascii="Times New Roman" w:hAnsi="Times New Roman"/>
            <w:sz w:val="24"/>
            <w:szCs w:val="24"/>
          </w:rPr>
          <w:delText xml:space="preserve">. </w:delText>
        </w:r>
      </w:del>
      <w:del w:id="222" w:author="Ryan Batt" w:date="2015-01-01T21:03:00Z">
        <w:r w:rsidR="00381443" w:rsidDel="003D1A8D">
          <w:rPr>
            <w:rFonts w:ascii="Times New Roman" w:hAnsi="Times New Roman"/>
            <w:sz w:val="24"/>
            <w:szCs w:val="24"/>
          </w:rPr>
          <w:delText xml:space="preserve">Similarly, </w:delText>
        </w:r>
      </w:del>
      <w:del w:id="223" w:author="Ryan Batt" w:date="2015-01-01T21:07:00Z">
        <w:r w:rsidR="00381443" w:rsidDel="000B3021">
          <w:rPr>
            <w:rFonts w:ascii="Times New Roman" w:hAnsi="Times New Roman"/>
            <w:sz w:val="24"/>
            <w:szCs w:val="24"/>
          </w:rPr>
          <w:delText>Benson et al. (2012) illustrated that inter-annual variability in ice phenology decreased or did not change when examining</w:delText>
        </w:r>
        <w:r w:rsidR="00AF29BA" w:rsidDel="000B3021">
          <w:rPr>
            <w:rFonts w:ascii="Times New Roman" w:hAnsi="Times New Roman"/>
            <w:sz w:val="24"/>
            <w:szCs w:val="24"/>
          </w:rPr>
          <w:delText xml:space="preserve"> lake ice records at</w:delText>
        </w:r>
        <w:r w:rsidR="00381443" w:rsidDel="000B3021">
          <w:rPr>
            <w:rFonts w:ascii="Times New Roman" w:hAnsi="Times New Roman"/>
            <w:sz w:val="24"/>
            <w:szCs w:val="24"/>
          </w:rPr>
          <w:delText xml:space="preserve"> 100 and 150-year extents</w:delText>
        </w:r>
        <w:r w:rsidR="00AF29BA" w:rsidDel="000B3021">
          <w:rPr>
            <w:rFonts w:ascii="Times New Roman" w:hAnsi="Times New Roman"/>
            <w:sz w:val="24"/>
            <w:szCs w:val="24"/>
          </w:rPr>
          <w:delText xml:space="preserve"> across the Northern Hemisphere</w:delText>
        </w:r>
        <w:r w:rsidR="00381443" w:rsidDel="000B3021">
          <w:rPr>
            <w:rFonts w:ascii="Times New Roman" w:hAnsi="Times New Roman"/>
            <w:sz w:val="24"/>
            <w:szCs w:val="24"/>
          </w:rPr>
          <w:delText xml:space="preserve">.  Although, variability appeared to increase in the most recent 50 years, it did not attain levels higher than the </w:delText>
        </w:r>
        <w:r w:rsidR="00503F77" w:rsidDel="000B3021">
          <w:rPr>
            <w:rFonts w:ascii="Times New Roman" w:hAnsi="Times New Roman"/>
            <w:sz w:val="24"/>
            <w:szCs w:val="24"/>
          </w:rPr>
          <w:delText>previous 100 years</w:delText>
        </w:r>
        <w:r w:rsidR="00381443" w:rsidDel="000B3021">
          <w:rPr>
            <w:rFonts w:ascii="Times New Roman" w:hAnsi="Times New Roman"/>
            <w:sz w:val="24"/>
            <w:szCs w:val="24"/>
          </w:rPr>
          <w:delText xml:space="preserve"> (Benson et al. 2012). </w:delText>
        </w:r>
        <w:r w:rsidR="00503F77" w:rsidDel="000B3021">
          <w:rPr>
            <w:rFonts w:ascii="Times New Roman" w:hAnsi="Times New Roman"/>
            <w:sz w:val="24"/>
            <w:szCs w:val="24"/>
          </w:rPr>
          <w:delText>Clearly</w:delText>
        </w:r>
        <w:r w:rsidR="00381443" w:rsidDel="000B3021">
          <w:rPr>
            <w:rFonts w:ascii="Times New Roman" w:hAnsi="Times New Roman"/>
            <w:sz w:val="24"/>
            <w:szCs w:val="24"/>
          </w:rPr>
          <w:delText xml:space="preserve">, variability is dependent </w:delText>
        </w:r>
        <w:r w:rsidR="00503F77" w:rsidDel="000B3021">
          <w:rPr>
            <w:rFonts w:ascii="Times New Roman" w:hAnsi="Times New Roman"/>
            <w:sz w:val="24"/>
            <w:szCs w:val="24"/>
          </w:rPr>
          <w:delText>up</w:delText>
        </w:r>
        <w:r w:rsidR="00381443" w:rsidDel="000B3021">
          <w:rPr>
            <w:rFonts w:ascii="Times New Roman" w:hAnsi="Times New Roman"/>
            <w:sz w:val="24"/>
            <w:szCs w:val="24"/>
          </w:rPr>
          <w:delText>on the grain and extent of the time series</w:delText>
        </w:r>
        <w:r w:rsidR="0057561D" w:rsidDel="000B3021">
          <w:rPr>
            <w:rFonts w:ascii="Times New Roman" w:hAnsi="Times New Roman"/>
            <w:sz w:val="24"/>
            <w:szCs w:val="24"/>
          </w:rPr>
          <w:delText xml:space="preserve"> and </w:delText>
        </w:r>
        <w:r w:rsidR="00AE5FE9" w:rsidDel="000B3021">
          <w:rPr>
            <w:rFonts w:ascii="Times New Roman" w:hAnsi="Times New Roman"/>
            <w:sz w:val="24"/>
            <w:szCs w:val="24"/>
          </w:rPr>
          <w:delText xml:space="preserve">long-term </w:delText>
        </w:r>
        <w:r w:rsidR="0057561D" w:rsidDel="000B3021">
          <w:rPr>
            <w:rFonts w:ascii="Times New Roman" w:hAnsi="Times New Roman"/>
            <w:sz w:val="24"/>
            <w:szCs w:val="24"/>
          </w:rPr>
          <w:delText>climatic va</w:delText>
        </w:r>
        <w:r w:rsidR="00503F77" w:rsidDel="000B3021">
          <w:rPr>
            <w:rFonts w:ascii="Times New Roman" w:hAnsi="Times New Roman"/>
            <w:sz w:val="24"/>
            <w:szCs w:val="24"/>
          </w:rPr>
          <w:delText>riability appears not to be increasing</w:delText>
        </w:r>
        <w:r w:rsidR="0057561D" w:rsidDel="000B3021">
          <w:rPr>
            <w:rFonts w:ascii="Times New Roman" w:hAnsi="Times New Roman"/>
            <w:sz w:val="24"/>
            <w:szCs w:val="24"/>
          </w:rPr>
          <w:delText xml:space="preserve"> when examining longer time series</w:delText>
        </w:r>
        <w:r w:rsidR="00381443" w:rsidDel="000B3021">
          <w:rPr>
            <w:rFonts w:ascii="Times New Roman" w:hAnsi="Times New Roman"/>
            <w:sz w:val="24"/>
            <w:szCs w:val="24"/>
          </w:rPr>
          <w:delText xml:space="preserve"> </w:delText>
        </w:r>
      </w:del>
      <w:r w:rsidR="00381443">
        <w:rPr>
          <w:rFonts w:ascii="Times New Roman" w:hAnsi="Times New Roman"/>
          <w:sz w:val="24"/>
          <w:szCs w:val="24"/>
        </w:rPr>
        <w:t xml:space="preserve">(Karl 1995; Benson et al. 2012). </w:t>
      </w:r>
      <w:ins w:id="224" w:author="Ryan Batt" w:date="2015-01-01T21:08:00Z">
        <w:r>
          <w:rPr>
            <w:rFonts w:ascii="Times New Roman" w:hAnsi="Times New Roman"/>
            <w:sz w:val="24"/>
            <w:szCs w:val="24"/>
          </w:rPr>
          <w:t xml:space="preserve">Thus trends in climate variability depend on the temporal extent of the analysis, and our results </w:t>
        </w:r>
      </w:ins>
      <w:ins w:id="225" w:author="Ryan Batt" w:date="2015-01-01T21:12:00Z">
        <w:r>
          <w:rPr>
            <w:rFonts w:ascii="Times New Roman" w:hAnsi="Times New Roman"/>
            <w:sz w:val="24"/>
            <w:szCs w:val="24"/>
          </w:rPr>
          <w:t>indicate that at long</w:t>
        </w:r>
      </w:ins>
      <w:ins w:id="226" w:author="Ryan Batt" w:date="2015-01-01T21:13:00Z">
        <w:r>
          <w:rPr>
            <w:rFonts w:ascii="Times New Roman" w:hAnsi="Times New Roman"/>
            <w:sz w:val="24"/>
            <w:szCs w:val="24"/>
          </w:rPr>
          <w:t>er</w:t>
        </w:r>
      </w:ins>
      <w:ins w:id="227" w:author="Ryan Batt" w:date="2015-01-01T21:12:00Z">
        <w:r>
          <w:rPr>
            <w:rFonts w:ascii="Times New Roman" w:hAnsi="Times New Roman"/>
            <w:sz w:val="24"/>
            <w:szCs w:val="24"/>
          </w:rPr>
          <w:t xml:space="preserve"> time scales climate</w:t>
        </w:r>
      </w:ins>
      <w:ins w:id="228" w:author="Ryan Batt" w:date="2015-01-01T21:13:00Z">
        <w:r w:rsidR="00C41911">
          <w:rPr>
            <w:rFonts w:ascii="Times New Roman" w:hAnsi="Times New Roman"/>
            <w:sz w:val="24"/>
            <w:szCs w:val="24"/>
          </w:rPr>
          <w:t xml:space="preserve"> does not exhibit a trend of increasing</w:t>
        </w:r>
      </w:ins>
      <w:ins w:id="229" w:author="Ryan Batt" w:date="2015-01-01T21:12:00Z">
        <w:r>
          <w:rPr>
            <w:rFonts w:ascii="Times New Roman" w:hAnsi="Times New Roman"/>
            <w:sz w:val="24"/>
            <w:szCs w:val="24"/>
          </w:rPr>
          <w:t xml:space="preserve"> variability.</w:t>
        </w:r>
      </w:ins>
    </w:p>
    <w:p w14:paraId="268DF092" w14:textId="1E9CBD8C" w:rsidR="002C3C11" w:rsidRDefault="002C3C11" w:rsidP="006F651F">
      <w:pPr>
        <w:spacing w:line="480" w:lineRule="auto"/>
        <w:ind w:left="0" w:firstLine="0"/>
        <w:rPr>
          <w:rFonts w:ascii="Times New Roman" w:hAnsi="Times New Roman"/>
          <w:i/>
          <w:sz w:val="24"/>
          <w:szCs w:val="24"/>
        </w:rPr>
      </w:pPr>
      <w:r>
        <w:rPr>
          <w:rFonts w:ascii="Times New Roman" w:hAnsi="Times New Roman"/>
          <w:i/>
          <w:sz w:val="24"/>
          <w:szCs w:val="24"/>
        </w:rPr>
        <w:t>Changing periodicities</w:t>
      </w:r>
    </w:p>
    <w:p w14:paraId="4934B6D4" w14:textId="3A22F8F3" w:rsidR="003C577E" w:rsidRDefault="00C41911" w:rsidP="0096524D">
      <w:pPr>
        <w:spacing w:line="480" w:lineRule="auto"/>
        <w:ind w:left="0" w:firstLine="720"/>
        <w:rPr>
          <w:rFonts w:ascii="Times New Roman" w:hAnsi="Times New Roman"/>
          <w:sz w:val="24"/>
          <w:szCs w:val="24"/>
        </w:rPr>
      </w:pPr>
      <w:ins w:id="230" w:author="Ryan Batt" w:date="2015-01-01T21:17:00Z">
        <w:r>
          <w:rPr>
            <w:rFonts w:ascii="Times New Roman" w:hAnsi="Times New Roman"/>
            <w:sz w:val="24"/>
            <w:szCs w:val="24"/>
          </w:rPr>
          <w:lastRenderedPageBreak/>
          <w:t xml:space="preserve">The periodicity of ice phenology has changed in both Lake </w:t>
        </w:r>
        <w:proofErr w:type="spellStart"/>
        <w:r>
          <w:rPr>
            <w:rFonts w:ascii="Times New Roman" w:hAnsi="Times New Roman"/>
            <w:sz w:val="24"/>
            <w:szCs w:val="24"/>
          </w:rPr>
          <w:t>Suwa</w:t>
        </w:r>
        <w:proofErr w:type="spellEnd"/>
        <w:r>
          <w:rPr>
            <w:rFonts w:ascii="Times New Roman" w:hAnsi="Times New Roman"/>
            <w:sz w:val="24"/>
            <w:szCs w:val="24"/>
          </w:rPr>
          <w:t xml:space="preserve"> and Torne</w:t>
        </w:r>
      </w:ins>
      <w:del w:id="231" w:author="Ryan Batt" w:date="2015-01-01T21:15:00Z">
        <w:r w:rsidR="00D2534B" w:rsidDel="00C41911">
          <w:rPr>
            <w:rFonts w:ascii="Times New Roman" w:hAnsi="Times New Roman"/>
            <w:sz w:val="24"/>
            <w:szCs w:val="24"/>
          </w:rPr>
          <w:delText>The power</w:delText>
        </w:r>
        <w:r w:rsidR="00AE5FE9" w:rsidDel="00C41911">
          <w:rPr>
            <w:rFonts w:ascii="Times New Roman" w:hAnsi="Times New Roman"/>
            <w:sz w:val="24"/>
            <w:szCs w:val="24"/>
          </w:rPr>
          <w:delText>s</w:delText>
        </w:r>
        <w:r w:rsidR="00D2534B" w:rsidDel="00C41911">
          <w:rPr>
            <w:rFonts w:ascii="Times New Roman" w:hAnsi="Times New Roman"/>
            <w:sz w:val="24"/>
            <w:szCs w:val="24"/>
          </w:rPr>
          <w:delText xml:space="preserve"> associated with period</w:delText>
        </w:r>
        <w:r w:rsidR="00AE5FE9" w:rsidDel="00C41911">
          <w:rPr>
            <w:rFonts w:ascii="Times New Roman" w:hAnsi="Times New Roman"/>
            <w:sz w:val="24"/>
            <w:szCs w:val="24"/>
          </w:rPr>
          <w:delText>icities among years have</w:delText>
        </w:r>
        <w:r w:rsidR="00670E95" w:rsidDel="00C41911">
          <w:rPr>
            <w:rFonts w:ascii="Times New Roman" w:hAnsi="Times New Roman"/>
            <w:sz w:val="24"/>
            <w:szCs w:val="24"/>
          </w:rPr>
          <w:delText xml:space="preserve"> changed </w:delText>
        </w:r>
        <w:r w:rsidR="00AE5FE9" w:rsidDel="00C41911">
          <w:rPr>
            <w:rFonts w:ascii="Times New Roman" w:hAnsi="Times New Roman"/>
            <w:sz w:val="24"/>
            <w:szCs w:val="24"/>
          </w:rPr>
          <w:delText xml:space="preserve">over the years </w:delText>
        </w:r>
        <w:r w:rsidR="00670E95" w:rsidDel="00C41911">
          <w:rPr>
            <w:rFonts w:ascii="Times New Roman" w:hAnsi="Times New Roman"/>
            <w:sz w:val="24"/>
            <w:szCs w:val="24"/>
          </w:rPr>
          <w:delText>for</w:delText>
        </w:r>
      </w:del>
      <w:del w:id="232" w:author="Ryan Batt" w:date="2015-01-01T21:17:00Z">
        <w:r w:rsidR="00D2534B" w:rsidDel="00C41911">
          <w:rPr>
            <w:rFonts w:ascii="Times New Roman" w:hAnsi="Times New Roman"/>
            <w:sz w:val="24"/>
            <w:szCs w:val="24"/>
          </w:rPr>
          <w:delText xml:space="preserve"> both Suwa and Torne </w:delText>
        </w:r>
        <w:r w:rsidR="00AE5FE9" w:rsidDel="00C41911">
          <w:rPr>
            <w:rFonts w:ascii="Times New Roman" w:hAnsi="Times New Roman"/>
            <w:sz w:val="24"/>
            <w:szCs w:val="24"/>
          </w:rPr>
          <w:delText>based on a Morlet wavelet analysis</w:delText>
        </w:r>
      </w:del>
      <w:r w:rsidR="00553E83">
        <w:rPr>
          <w:rFonts w:ascii="Times New Roman" w:hAnsi="Times New Roman"/>
          <w:sz w:val="24"/>
          <w:szCs w:val="24"/>
        </w:rPr>
        <w:t xml:space="preserve"> (Figure </w:t>
      </w:r>
      <w:ins w:id="233" w:author="Ryan Batt" w:date="2015-01-01T21:14:00Z">
        <w:r>
          <w:rPr>
            <w:rFonts w:ascii="Times New Roman" w:hAnsi="Times New Roman"/>
            <w:sz w:val="24"/>
            <w:szCs w:val="24"/>
          </w:rPr>
          <w:t>3</w:t>
        </w:r>
      </w:ins>
      <w:del w:id="234" w:author="Ryan Batt" w:date="2015-01-01T21:14:00Z">
        <w:r w:rsidR="00553E83" w:rsidDel="00C41911">
          <w:rPr>
            <w:rFonts w:ascii="Times New Roman" w:hAnsi="Times New Roman"/>
            <w:sz w:val="24"/>
            <w:szCs w:val="24"/>
          </w:rPr>
          <w:delText>2</w:delText>
        </w:r>
      </w:del>
      <w:r w:rsidR="00553E83">
        <w:rPr>
          <w:rFonts w:ascii="Times New Roman" w:hAnsi="Times New Roman"/>
          <w:sz w:val="24"/>
          <w:szCs w:val="24"/>
        </w:rPr>
        <w:t>)</w:t>
      </w:r>
      <w:proofErr w:type="gramStart"/>
      <w:r w:rsidR="00D2534B">
        <w:rPr>
          <w:rFonts w:ascii="Times New Roman" w:hAnsi="Times New Roman"/>
          <w:sz w:val="24"/>
          <w:szCs w:val="24"/>
        </w:rPr>
        <w:t xml:space="preserve">.  </w:t>
      </w:r>
      <w:proofErr w:type="gramEnd"/>
      <w:ins w:id="235" w:author="Ryan Batt" w:date="2015-01-01T21:14:00Z">
        <w:r>
          <w:rPr>
            <w:rFonts w:ascii="Times New Roman" w:hAnsi="Times New Roman"/>
            <w:sz w:val="24"/>
            <w:szCs w:val="24"/>
          </w:rPr>
          <w:t>Statistically s</w:t>
        </w:r>
      </w:ins>
      <w:del w:id="236" w:author="Ryan Batt" w:date="2015-01-01T21:14:00Z">
        <w:r w:rsidR="005623FE" w:rsidDel="00C41911">
          <w:rPr>
            <w:rFonts w:ascii="Times New Roman" w:hAnsi="Times New Roman"/>
            <w:sz w:val="24"/>
            <w:szCs w:val="24"/>
          </w:rPr>
          <w:delText>S</w:delText>
        </w:r>
      </w:del>
      <w:r w:rsidR="005623FE">
        <w:rPr>
          <w:rFonts w:ascii="Times New Roman" w:hAnsi="Times New Roman"/>
          <w:sz w:val="24"/>
          <w:szCs w:val="24"/>
        </w:rPr>
        <w:t>ignificant periods of oscillation</w:t>
      </w:r>
      <w:ins w:id="237" w:author="Ryan Batt" w:date="2015-01-01T21:14:00Z">
        <w:r>
          <w:rPr>
            <w:rFonts w:ascii="Times New Roman" w:hAnsi="Times New Roman"/>
            <w:sz w:val="24"/>
            <w:szCs w:val="24"/>
          </w:rPr>
          <w:t xml:space="preserve"> were present at the beginning of the</w:t>
        </w:r>
      </w:ins>
      <w:ins w:id="238" w:author="Ryan Batt" w:date="2015-01-01T21:18:00Z">
        <w:r>
          <w:rPr>
            <w:rFonts w:ascii="Times New Roman" w:hAnsi="Times New Roman"/>
            <w:sz w:val="24"/>
            <w:szCs w:val="24"/>
          </w:rPr>
          <w:t>se</w:t>
        </w:r>
      </w:ins>
      <w:ins w:id="239" w:author="Ryan Batt" w:date="2015-01-01T21:14:00Z">
        <w:r>
          <w:rPr>
            <w:rFonts w:ascii="Times New Roman" w:hAnsi="Times New Roman"/>
            <w:sz w:val="24"/>
            <w:szCs w:val="24"/>
          </w:rPr>
          <w:t xml:space="preserve"> time series, but not at the end</w:t>
        </w:r>
      </w:ins>
      <w:del w:id="240" w:author="Ryan Batt" w:date="2015-01-01T21:15:00Z">
        <w:r w:rsidR="005623FE" w:rsidDel="00C41911">
          <w:rPr>
            <w:rFonts w:ascii="Times New Roman" w:hAnsi="Times New Roman"/>
            <w:sz w:val="24"/>
            <w:szCs w:val="24"/>
          </w:rPr>
          <w:delText xml:space="preserve"> did not persist across the entire time series</w:delText>
        </w:r>
      </w:del>
      <w:r w:rsidR="005623FE">
        <w:rPr>
          <w:rFonts w:ascii="Times New Roman" w:hAnsi="Times New Roman"/>
          <w:sz w:val="24"/>
          <w:szCs w:val="24"/>
        </w:rPr>
        <w:t xml:space="preserve"> (Figure </w:t>
      </w:r>
      <w:ins w:id="241" w:author="Ryan Batt" w:date="2015-01-01T21:14:00Z">
        <w:r>
          <w:rPr>
            <w:rFonts w:ascii="Times New Roman" w:hAnsi="Times New Roman"/>
            <w:sz w:val="24"/>
            <w:szCs w:val="24"/>
          </w:rPr>
          <w:t>3</w:t>
        </w:r>
      </w:ins>
      <w:del w:id="242" w:author="Ryan Batt" w:date="2015-01-01T21:14:00Z">
        <w:r w:rsidR="005623FE" w:rsidDel="00C41911">
          <w:rPr>
            <w:rFonts w:ascii="Times New Roman" w:hAnsi="Times New Roman"/>
            <w:sz w:val="24"/>
            <w:szCs w:val="24"/>
          </w:rPr>
          <w:delText>2</w:delText>
        </w:r>
      </w:del>
      <w:ins w:id="243" w:author="Ryan Batt" w:date="2015-01-01T21:14:00Z">
        <w:r>
          <w:rPr>
            <w:rFonts w:ascii="Times New Roman" w:hAnsi="Times New Roman"/>
            <w:sz w:val="24"/>
            <w:szCs w:val="24"/>
          </w:rPr>
          <w:t>C,D</w:t>
        </w:r>
      </w:ins>
      <w:del w:id="244" w:author="Ryan Batt" w:date="2015-01-01T21:14:00Z">
        <w:r w:rsidR="005623FE" w:rsidDel="00C41911">
          <w:rPr>
            <w:rFonts w:ascii="Times New Roman" w:hAnsi="Times New Roman"/>
            <w:sz w:val="24"/>
            <w:szCs w:val="24"/>
          </w:rPr>
          <w:delText>c and d</w:delText>
        </w:r>
      </w:del>
      <w:r w:rsidR="005623FE">
        <w:rPr>
          <w:rFonts w:ascii="Times New Roman" w:hAnsi="Times New Roman"/>
          <w:sz w:val="24"/>
          <w:szCs w:val="24"/>
        </w:rPr>
        <w:t>).</w:t>
      </w:r>
      <w:ins w:id="245" w:author="Ryan Batt" w:date="2015-01-01T21:19:00Z">
        <w:r>
          <w:rPr>
            <w:rFonts w:ascii="Times New Roman" w:hAnsi="Times New Roman"/>
            <w:sz w:val="24"/>
            <w:szCs w:val="24"/>
          </w:rPr>
          <w:t xml:space="preserve"> </w:t>
        </w:r>
        <w:commentRangeStart w:id="246"/>
        <w:r>
          <w:rPr>
            <w:rFonts w:ascii="Times New Roman" w:hAnsi="Times New Roman"/>
            <w:sz w:val="24"/>
            <w:szCs w:val="24"/>
          </w:rPr>
          <w:t xml:space="preserve">In both Lake </w:t>
        </w:r>
        <w:proofErr w:type="spellStart"/>
        <w:r>
          <w:rPr>
            <w:rFonts w:ascii="Times New Roman" w:hAnsi="Times New Roman"/>
            <w:sz w:val="24"/>
            <w:szCs w:val="24"/>
          </w:rPr>
          <w:t>Suwa</w:t>
        </w:r>
        <w:proofErr w:type="spellEnd"/>
        <w:r>
          <w:rPr>
            <w:rFonts w:ascii="Times New Roman" w:hAnsi="Times New Roman"/>
            <w:sz w:val="24"/>
            <w:szCs w:val="24"/>
          </w:rPr>
          <w:t xml:space="preserve"> and Torne, </w:t>
        </w:r>
      </w:ins>
      <w:ins w:id="247" w:author="Ryan Batt" w:date="2015-01-01T21:20:00Z">
        <w:r>
          <w:rPr>
            <w:rFonts w:ascii="Times New Roman" w:hAnsi="Times New Roman"/>
            <w:sz w:val="24"/>
            <w:szCs w:val="24"/>
          </w:rPr>
          <w:t xml:space="preserve">significant </w:t>
        </w:r>
      </w:ins>
      <w:ins w:id="248" w:author="Ryan Batt" w:date="2015-01-01T21:19:00Z">
        <w:r>
          <w:rPr>
            <w:rFonts w:ascii="Times New Roman" w:hAnsi="Times New Roman"/>
            <w:sz w:val="24"/>
            <w:szCs w:val="24"/>
          </w:rPr>
          <w:t xml:space="preserve">low frequency oscillations were present before the breakpoints. </w:t>
        </w:r>
      </w:ins>
      <w:ins w:id="249" w:author="Ryan Batt" w:date="2015-01-01T21:35:00Z">
        <w:r w:rsidR="00E72B0C">
          <w:rPr>
            <w:rFonts w:ascii="Times New Roman" w:hAnsi="Times New Roman"/>
            <w:sz w:val="24"/>
            <w:szCs w:val="24"/>
          </w:rPr>
          <w:t xml:space="preserve">After the breakpoint </w:t>
        </w:r>
      </w:ins>
      <w:ins w:id="250" w:author="Ryan Batt" w:date="2015-01-01T21:32:00Z">
        <w:r w:rsidR="00E72B0C">
          <w:rPr>
            <w:rFonts w:ascii="Times New Roman" w:hAnsi="Times New Roman"/>
            <w:sz w:val="24"/>
            <w:szCs w:val="24"/>
          </w:rPr>
          <w:t>i</w:t>
        </w:r>
        <w:r w:rsidR="00A86201">
          <w:rPr>
            <w:rFonts w:ascii="Times New Roman" w:hAnsi="Times New Roman"/>
            <w:sz w:val="24"/>
            <w:szCs w:val="24"/>
          </w:rPr>
          <w:t>n</w:t>
        </w:r>
      </w:ins>
      <w:ins w:id="251" w:author="Ryan Batt" w:date="2015-01-01T21:19:00Z">
        <w:r>
          <w:rPr>
            <w:rFonts w:ascii="Times New Roman" w:hAnsi="Times New Roman"/>
            <w:sz w:val="24"/>
            <w:szCs w:val="24"/>
          </w:rPr>
          <w:t xml:space="preserve"> Lake </w:t>
        </w:r>
        <w:proofErr w:type="spellStart"/>
        <w:r>
          <w:rPr>
            <w:rFonts w:ascii="Times New Roman" w:hAnsi="Times New Roman"/>
            <w:sz w:val="24"/>
            <w:szCs w:val="24"/>
          </w:rPr>
          <w:t>Suwa</w:t>
        </w:r>
      </w:ins>
      <w:proofErr w:type="spellEnd"/>
      <w:ins w:id="252" w:author="Ryan Batt" w:date="2015-01-01T21:32:00Z">
        <w:r w:rsidR="00A86201">
          <w:rPr>
            <w:rFonts w:ascii="Times New Roman" w:hAnsi="Times New Roman"/>
            <w:sz w:val="24"/>
            <w:szCs w:val="24"/>
          </w:rPr>
          <w:t>, the strength</w:t>
        </w:r>
      </w:ins>
      <w:ins w:id="253" w:author="Ryan Batt" w:date="2015-01-01T21:33:00Z">
        <w:r w:rsidR="00A86201">
          <w:rPr>
            <w:rFonts w:ascii="Times New Roman" w:hAnsi="Times New Roman"/>
            <w:sz w:val="24"/>
            <w:szCs w:val="24"/>
          </w:rPr>
          <w:t xml:space="preserve"> significant</w:t>
        </w:r>
      </w:ins>
      <w:ins w:id="254" w:author="Ryan Batt" w:date="2015-01-01T21:32:00Z">
        <w:r w:rsidR="00A86201">
          <w:rPr>
            <w:rFonts w:ascii="Times New Roman" w:hAnsi="Times New Roman"/>
            <w:sz w:val="24"/>
            <w:szCs w:val="24"/>
          </w:rPr>
          <w:t xml:space="preserve"> of low-frequency oscillations </w:t>
        </w:r>
      </w:ins>
      <w:ins w:id="255" w:author="Ryan Batt" w:date="2015-01-01T21:33:00Z">
        <w:r w:rsidR="00A86201">
          <w:rPr>
            <w:rFonts w:ascii="Times New Roman" w:hAnsi="Times New Roman"/>
            <w:sz w:val="24"/>
            <w:szCs w:val="24"/>
          </w:rPr>
          <w:t xml:space="preserve">declined </w:t>
        </w:r>
        <w:r w:rsidR="00E72B0C">
          <w:rPr>
            <w:rFonts w:ascii="Times New Roman" w:hAnsi="Times New Roman"/>
            <w:sz w:val="24"/>
            <w:szCs w:val="24"/>
          </w:rPr>
          <w:t>and were limited to narrower periods.</w:t>
        </w:r>
        <w:commentRangeEnd w:id="246"/>
        <w:r w:rsidR="00E72B0C">
          <w:rPr>
            <w:rStyle w:val="CommentReference"/>
            <w:rFonts w:cs="Courier"/>
          </w:rPr>
          <w:commentReference w:id="246"/>
        </w:r>
      </w:ins>
      <w:del w:id="257" w:author="Ryan Batt" w:date="2015-01-01T21:20:00Z">
        <w:r w:rsidR="005623FE" w:rsidDel="00C41911">
          <w:rPr>
            <w:rFonts w:ascii="Times New Roman" w:hAnsi="Times New Roman"/>
            <w:sz w:val="24"/>
            <w:szCs w:val="24"/>
          </w:rPr>
          <w:delText xml:space="preserve"> </w:delText>
        </w:r>
      </w:del>
      <w:del w:id="258" w:author="Ryan Batt" w:date="2015-01-01T21:21:00Z">
        <w:r w:rsidR="005623FE" w:rsidDel="00C41911">
          <w:rPr>
            <w:rFonts w:ascii="Times New Roman" w:hAnsi="Times New Roman"/>
            <w:sz w:val="24"/>
            <w:szCs w:val="24"/>
          </w:rPr>
          <w:delText xml:space="preserve"> </w:delText>
        </w:r>
      </w:del>
      <w:ins w:id="259" w:author="Ryan Batt" w:date="2015-01-01T21:21:00Z">
        <w:r>
          <w:rPr>
            <w:rFonts w:ascii="Times New Roman" w:hAnsi="Times New Roman"/>
            <w:sz w:val="24"/>
            <w:szCs w:val="24"/>
          </w:rPr>
          <w:t xml:space="preserve">, </w:t>
        </w:r>
      </w:ins>
      <w:r w:rsidR="00E407B8">
        <w:rPr>
          <w:rFonts w:ascii="Times New Roman" w:hAnsi="Times New Roman"/>
          <w:sz w:val="24"/>
          <w:szCs w:val="24"/>
        </w:rPr>
        <w:t xml:space="preserve">Overall for </w:t>
      </w:r>
      <w:proofErr w:type="spellStart"/>
      <w:r w:rsidR="00E407B8">
        <w:rPr>
          <w:rFonts w:ascii="Times New Roman" w:hAnsi="Times New Roman"/>
          <w:sz w:val="24"/>
          <w:szCs w:val="24"/>
        </w:rPr>
        <w:t>Suwa</w:t>
      </w:r>
      <w:proofErr w:type="spellEnd"/>
      <w:r w:rsidR="00582549">
        <w:rPr>
          <w:rFonts w:ascii="Times New Roman" w:hAnsi="Times New Roman"/>
          <w:sz w:val="24"/>
          <w:szCs w:val="24"/>
        </w:rPr>
        <w:t>, significant periods</w:t>
      </w:r>
      <w:r w:rsidR="00893E7C">
        <w:rPr>
          <w:rFonts w:ascii="Times New Roman" w:hAnsi="Times New Roman"/>
          <w:sz w:val="24"/>
          <w:szCs w:val="24"/>
        </w:rPr>
        <w:t xml:space="preserve"> of oscillations</w:t>
      </w:r>
      <w:r w:rsidR="00582549">
        <w:rPr>
          <w:rFonts w:ascii="Times New Roman" w:hAnsi="Times New Roman"/>
          <w:sz w:val="24"/>
          <w:szCs w:val="24"/>
        </w:rPr>
        <w:t xml:space="preserve"> were apparent from </w:t>
      </w:r>
      <w:r w:rsidR="003C577E">
        <w:rPr>
          <w:rFonts w:ascii="Times New Roman" w:hAnsi="Times New Roman"/>
          <w:sz w:val="24"/>
          <w:szCs w:val="24"/>
        </w:rPr>
        <w:t>32 up to at least 64 years in the power spectrum (</w:t>
      </w:r>
      <w:commentRangeStart w:id="260"/>
      <w:r w:rsidR="00893E7C">
        <w:rPr>
          <w:rFonts w:ascii="Times New Roman" w:hAnsi="Times New Roman"/>
          <w:sz w:val="24"/>
          <w:szCs w:val="24"/>
        </w:rPr>
        <w:t xml:space="preserve">Figure </w:t>
      </w:r>
      <w:r w:rsidR="00E407B8">
        <w:rPr>
          <w:rFonts w:ascii="Times New Roman" w:hAnsi="Times New Roman"/>
          <w:sz w:val="24"/>
          <w:szCs w:val="24"/>
        </w:rPr>
        <w:t>2c</w:t>
      </w:r>
      <w:commentRangeEnd w:id="260"/>
      <w:r w:rsidR="005623FE">
        <w:rPr>
          <w:rStyle w:val="CommentReference"/>
          <w:rFonts w:cs="Courier"/>
        </w:rPr>
        <w:commentReference w:id="260"/>
      </w:r>
      <w:r w:rsidR="00582549">
        <w:rPr>
          <w:rFonts w:ascii="Times New Roman" w:hAnsi="Times New Roman"/>
          <w:sz w:val="24"/>
          <w:szCs w:val="24"/>
        </w:rPr>
        <w:t xml:space="preserve">). </w:t>
      </w:r>
      <w:r w:rsidR="00CB2A56">
        <w:rPr>
          <w:rFonts w:ascii="Times New Roman" w:hAnsi="Times New Roman"/>
          <w:sz w:val="24"/>
          <w:szCs w:val="24"/>
        </w:rPr>
        <w:t xml:space="preserve">More specifically, </w:t>
      </w:r>
      <w:r w:rsidR="004D14C3">
        <w:rPr>
          <w:rFonts w:ascii="Times New Roman" w:hAnsi="Times New Roman"/>
          <w:sz w:val="24"/>
          <w:szCs w:val="24"/>
        </w:rPr>
        <w:t xml:space="preserve">we approximate </w:t>
      </w:r>
      <w:r w:rsidR="00582549">
        <w:rPr>
          <w:rFonts w:ascii="Times New Roman" w:hAnsi="Times New Roman"/>
          <w:sz w:val="24"/>
          <w:szCs w:val="24"/>
        </w:rPr>
        <w:t>significant periods</w:t>
      </w:r>
      <w:r w:rsidR="009E7A3F">
        <w:rPr>
          <w:rFonts w:ascii="Times New Roman" w:hAnsi="Times New Roman"/>
          <w:sz w:val="24"/>
          <w:szCs w:val="24"/>
        </w:rPr>
        <w:t xml:space="preserve"> of oscillations</w:t>
      </w:r>
      <w:r w:rsidR="00E407B8">
        <w:rPr>
          <w:rFonts w:ascii="Times New Roman" w:hAnsi="Times New Roman"/>
          <w:sz w:val="24"/>
          <w:szCs w:val="24"/>
        </w:rPr>
        <w:t xml:space="preserve"> ranging</w:t>
      </w:r>
      <w:r w:rsidR="00CB2A56">
        <w:rPr>
          <w:rFonts w:ascii="Times New Roman" w:hAnsi="Times New Roman"/>
          <w:sz w:val="24"/>
          <w:szCs w:val="24"/>
        </w:rPr>
        <w:t xml:space="preserve"> from </w:t>
      </w:r>
      <w:commentRangeStart w:id="261"/>
      <w:r w:rsidR="00CB2A56">
        <w:rPr>
          <w:rFonts w:ascii="Times New Roman" w:hAnsi="Times New Roman"/>
          <w:sz w:val="24"/>
          <w:szCs w:val="24"/>
        </w:rPr>
        <w:t>16 to 48 years</w:t>
      </w:r>
      <w:commentRangeEnd w:id="261"/>
      <w:r w:rsidR="00893E7C">
        <w:rPr>
          <w:rStyle w:val="CommentReference"/>
          <w:rFonts w:cs="Courier"/>
        </w:rPr>
        <w:commentReference w:id="261"/>
      </w:r>
      <w:r w:rsidR="009E7A3F">
        <w:rPr>
          <w:rFonts w:ascii="Times New Roman" w:hAnsi="Times New Roman"/>
          <w:sz w:val="24"/>
          <w:szCs w:val="24"/>
        </w:rPr>
        <w:t xml:space="preserve"> between 1480 and 1570, 32 to 64 years between 1670 and 1830, 6 to 8 years between 1760 and 1780, and 16-32 years between 1780 and 1840. </w:t>
      </w:r>
      <w:r w:rsidR="003C577E">
        <w:rPr>
          <w:rFonts w:ascii="Times New Roman" w:hAnsi="Times New Roman"/>
          <w:sz w:val="24"/>
          <w:szCs w:val="24"/>
        </w:rPr>
        <w:t>After 1850, there was only one significant period at 64 years in 1870-1930</w:t>
      </w:r>
      <w:r w:rsidR="000137C0">
        <w:rPr>
          <w:rFonts w:ascii="Times New Roman" w:hAnsi="Times New Roman"/>
          <w:sz w:val="24"/>
          <w:szCs w:val="24"/>
        </w:rPr>
        <w:t xml:space="preserve"> </w:t>
      </w:r>
      <w:r w:rsidR="005623FE">
        <w:rPr>
          <w:rFonts w:ascii="Times New Roman" w:hAnsi="Times New Roman"/>
          <w:sz w:val="24"/>
          <w:szCs w:val="24"/>
        </w:rPr>
        <w:t>(Figure 2c</w:t>
      </w:r>
      <w:r w:rsidR="003C577E">
        <w:rPr>
          <w:rFonts w:ascii="Times New Roman" w:hAnsi="Times New Roman"/>
          <w:sz w:val="24"/>
          <w:szCs w:val="24"/>
        </w:rPr>
        <w:t>).</w:t>
      </w:r>
      <w:r w:rsidR="003C577E" w:rsidRPr="003C577E">
        <w:rPr>
          <w:rFonts w:ascii="Times New Roman" w:hAnsi="Times New Roman"/>
          <w:sz w:val="24"/>
          <w:szCs w:val="24"/>
        </w:rPr>
        <w:t xml:space="preserve"> </w:t>
      </w:r>
    </w:p>
    <w:p w14:paraId="1994B55F" w14:textId="04E34965" w:rsidR="0096524D" w:rsidRDefault="00BB39B9" w:rsidP="0096524D">
      <w:pPr>
        <w:spacing w:line="480" w:lineRule="auto"/>
        <w:ind w:left="0" w:firstLine="720"/>
        <w:rPr>
          <w:rFonts w:ascii="Times New Roman" w:hAnsi="Times New Roman"/>
          <w:sz w:val="24"/>
          <w:szCs w:val="24"/>
        </w:rPr>
      </w:pPr>
      <w:r>
        <w:rPr>
          <w:rFonts w:ascii="Times New Roman" w:hAnsi="Times New Roman"/>
          <w:sz w:val="24"/>
          <w:szCs w:val="24"/>
        </w:rPr>
        <w:t>Overa</w:t>
      </w:r>
      <w:r w:rsidR="00E407B8">
        <w:rPr>
          <w:rFonts w:ascii="Times New Roman" w:hAnsi="Times New Roman"/>
          <w:sz w:val="24"/>
          <w:szCs w:val="24"/>
        </w:rPr>
        <w:t>ll for Torne</w:t>
      </w:r>
      <w:r>
        <w:rPr>
          <w:rFonts w:ascii="Times New Roman" w:hAnsi="Times New Roman"/>
          <w:sz w:val="24"/>
          <w:szCs w:val="24"/>
        </w:rPr>
        <w:t>, periods of oscillations</w:t>
      </w:r>
      <w:r w:rsidR="0068212A">
        <w:rPr>
          <w:rFonts w:ascii="Times New Roman" w:hAnsi="Times New Roman"/>
          <w:sz w:val="24"/>
          <w:szCs w:val="24"/>
        </w:rPr>
        <w:t xml:space="preserve"> with the highest power</w:t>
      </w:r>
      <w:r>
        <w:rPr>
          <w:rFonts w:ascii="Times New Roman" w:hAnsi="Times New Roman"/>
          <w:sz w:val="24"/>
          <w:szCs w:val="24"/>
        </w:rPr>
        <w:t xml:space="preserve"> were apparent from 3-5 years, 8-10 y</w:t>
      </w:r>
      <w:r w:rsidR="00E407B8">
        <w:rPr>
          <w:rFonts w:ascii="Times New Roman" w:hAnsi="Times New Roman"/>
          <w:sz w:val="24"/>
          <w:szCs w:val="24"/>
        </w:rPr>
        <w:t xml:space="preserve">ears, and 24-32 years (Figure </w:t>
      </w:r>
      <w:ins w:id="262" w:author="Ryan Batt" w:date="2015-01-01T18:59:00Z">
        <w:r w:rsidR="003347D2">
          <w:rPr>
            <w:rFonts w:ascii="Times New Roman" w:hAnsi="Times New Roman"/>
            <w:sz w:val="24"/>
            <w:szCs w:val="24"/>
          </w:rPr>
          <w:t>3</w:t>
        </w:r>
      </w:ins>
      <w:del w:id="263" w:author="Ryan Batt" w:date="2015-01-01T18:59:00Z">
        <w:r w:rsidR="00E407B8" w:rsidDel="003347D2">
          <w:rPr>
            <w:rFonts w:ascii="Times New Roman" w:hAnsi="Times New Roman"/>
            <w:sz w:val="24"/>
            <w:szCs w:val="24"/>
          </w:rPr>
          <w:delText>2</w:delText>
        </w:r>
      </w:del>
      <w:ins w:id="264" w:author="Ryan Batt" w:date="2015-01-01T18:59:00Z">
        <w:r w:rsidR="003347D2">
          <w:rPr>
            <w:rFonts w:ascii="Times New Roman" w:hAnsi="Times New Roman"/>
            <w:sz w:val="24"/>
            <w:szCs w:val="24"/>
          </w:rPr>
          <w:t>D</w:t>
        </w:r>
      </w:ins>
      <w:del w:id="265" w:author="Ryan Batt" w:date="2015-01-01T18:59:00Z">
        <w:r w:rsidR="00E407B8" w:rsidDel="003347D2">
          <w:rPr>
            <w:rFonts w:ascii="Times New Roman" w:hAnsi="Times New Roman"/>
            <w:sz w:val="24"/>
            <w:szCs w:val="24"/>
          </w:rPr>
          <w:delText>d</w:delText>
        </w:r>
      </w:del>
      <w:r>
        <w:rPr>
          <w:rFonts w:ascii="Times New Roman" w:hAnsi="Times New Roman"/>
          <w:sz w:val="24"/>
          <w:szCs w:val="24"/>
        </w:rPr>
        <w:t>). Between 1700 and 1750, there were two significant pe</w:t>
      </w:r>
      <w:r w:rsidR="003B0309">
        <w:rPr>
          <w:rFonts w:ascii="Times New Roman" w:hAnsi="Times New Roman"/>
          <w:sz w:val="24"/>
          <w:szCs w:val="24"/>
        </w:rPr>
        <w:t>riods of oscillation</w:t>
      </w:r>
      <w:r w:rsidR="00DA5C79">
        <w:rPr>
          <w:rFonts w:ascii="Times New Roman" w:hAnsi="Times New Roman"/>
          <w:sz w:val="24"/>
          <w:szCs w:val="24"/>
        </w:rPr>
        <w:t>s</w:t>
      </w:r>
      <w:r w:rsidR="003B0309">
        <w:rPr>
          <w:rFonts w:ascii="Times New Roman" w:hAnsi="Times New Roman"/>
          <w:sz w:val="24"/>
          <w:szCs w:val="24"/>
        </w:rPr>
        <w:t xml:space="preserve"> between 3-5</w:t>
      </w:r>
      <w:r w:rsidR="008E1E10">
        <w:rPr>
          <w:rFonts w:ascii="Times New Roman" w:hAnsi="Times New Roman"/>
          <w:sz w:val="24"/>
          <w:szCs w:val="24"/>
        </w:rPr>
        <w:t xml:space="preserve"> years and 7-13</w:t>
      </w:r>
      <w:r>
        <w:rPr>
          <w:rFonts w:ascii="Times New Roman" w:hAnsi="Times New Roman"/>
          <w:sz w:val="24"/>
          <w:szCs w:val="24"/>
        </w:rPr>
        <w:t xml:space="preserve"> years.  Between 1750 and 1860, significant periods ran</w:t>
      </w:r>
      <w:r w:rsidR="001313FF">
        <w:rPr>
          <w:rFonts w:ascii="Times New Roman" w:hAnsi="Times New Roman"/>
          <w:sz w:val="24"/>
          <w:szCs w:val="24"/>
        </w:rPr>
        <w:t>ging from 3-6</w:t>
      </w:r>
      <w:r w:rsidR="009D6E3B">
        <w:rPr>
          <w:rFonts w:ascii="Times New Roman" w:hAnsi="Times New Roman"/>
          <w:sz w:val="24"/>
          <w:szCs w:val="24"/>
        </w:rPr>
        <w:t xml:space="preserve"> years, </w:t>
      </w:r>
      <w:r w:rsidR="001313FF">
        <w:rPr>
          <w:rFonts w:ascii="Times New Roman" w:hAnsi="Times New Roman"/>
          <w:sz w:val="24"/>
          <w:szCs w:val="24"/>
        </w:rPr>
        <w:t>20-41 years, and 58</w:t>
      </w:r>
      <w:r w:rsidR="00E407B8">
        <w:rPr>
          <w:rFonts w:ascii="Times New Roman" w:hAnsi="Times New Roman"/>
          <w:sz w:val="24"/>
          <w:szCs w:val="24"/>
        </w:rPr>
        <w:t>-68 years</w:t>
      </w:r>
      <w:r>
        <w:rPr>
          <w:rFonts w:ascii="Times New Roman" w:hAnsi="Times New Roman"/>
          <w:sz w:val="24"/>
          <w:szCs w:val="24"/>
        </w:rPr>
        <w:t>.</w:t>
      </w:r>
      <w:r w:rsidR="001313FF">
        <w:rPr>
          <w:rFonts w:ascii="Times New Roman" w:hAnsi="Times New Roman"/>
          <w:sz w:val="24"/>
          <w:szCs w:val="24"/>
        </w:rPr>
        <w:t xml:space="preserve">  Following the breakpoint, there were significant periods of oscillations from 8-11 years between 1890-1930 and 12-16 years </w:t>
      </w:r>
      <w:r w:rsidR="005623FE">
        <w:rPr>
          <w:rFonts w:ascii="Times New Roman" w:hAnsi="Times New Roman"/>
          <w:sz w:val="24"/>
          <w:szCs w:val="24"/>
        </w:rPr>
        <w:t>between 1940 and 1960 (Figure 2d</w:t>
      </w:r>
      <w:r w:rsidR="001313FF">
        <w:rPr>
          <w:rFonts w:ascii="Times New Roman" w:hAnsi="Times New Roman"/>
          <w:sz w:val="24"/>
          <w:szCs w:val="24"/>
        </w:rPr>
        <w:t>).</w:t>
      </w:r>
      <w:r w:rsidR="00370F6E">
        <w:rPr>
          <w:rFonts w:ascii="Times New Roman" w:hAnsi="Times New Roman"/>
          <w:sz w:val="24"/>
          <w:szCs w:val="24"/>
        </w:rPr>
        <w:t xml:space="preserve">  Interestingly, both inland waters from geographically disparate regions exhibit significant periods of oscillation</w:t>
      </w:r>
      <w:r w:rsidR="00830AD0">
        <w:rPr>
          <w:rFonts w:ascii="Times New Roman" w:hAnsi="Times New Roman"/>
          <w:sz w:val="24"/>
          <w:szCs w:val="24"/>
        </w:rPr>
        <w:t xml:space="preserve"> of 16 and 64 years in the mid-1700s to t</w:t>
      </w:r>
      <w:r w:rsidR="007A20AE">
        <w:rPr>
          <w:rFonts w:ascii="Times New Roman" w:hAnsi="Times New Roman"/>
          <w:sz w:val="24"/>
          <w:szCs w:val="24"/>
        </w:rPr>
        <w:t>he mid-1800s</w:t>
      </w:r>
      <w:r w:rsidR="00830AD0">
        <w:rPr>
          <w:rFonts w:ascii="Times New Roman" w:hAnsi="Times New Roman"/>
          <w:sz w:val="24"/>
          <w:szCs w:val="24"/>
        </w:rPr>
        <w:t xml:space="preserve">.  These longer periods of oscillation are not significant in the time series after 1850 in </w:t>
      </w:r>
      <w:proofErr w:type="spellStart"/>
      <w:r w:rsidR="005623FE">
        <w:rPr>
          <w:rFonts w:ascii="Times New Roman" w:hAnsi="Times New Roman"/>
          <w:sz w:val="24"/>
          <w:szCs w:val="24"/>
        </w:rPr>
        <w:t>Suwa</w:t>
      </w:r>
      <w:proofErr w:type="spellEnd"/>
      <w:r w:rsidR="005623FE">
        <w:rPr>
          <w:rFonts w:ascii="Times New Roman" w:hAnsi="Times New Roman"/>
          <w:sz w:val="24"/>
          <w:szCs w:val="24"/>
        </w:rPr>
        <w:t xml:space="preserve"> and Torne (Figures 2c and d</w:t>
      </w:r>
      <w:r w:rsidR="00830AD0">
        <w:rPr>
          <w:rFonts w:ascii="Times New Roman" w:hAnsi="Times New Roman"/>
          <w:sz w:val="24"/>
          <w:szCs w:val="24"/>
        </w:rPr>
        <w:t xml:space="preserve">).  </w:t>
      </w:r>
    </w:p>
    <w:p w14:paraId="2E52E88F" w14:textId="2AA1EB6C" w:rsidR="00172FB2" w:rsidRPr="003E0871" w:rsidRDefault="00666666" w:rsidP="003E0871">
      <w:pPr>
        <w:spacing w:line="480" w:lineRule="auto"/>
        <w:ind w:left="0" w:firstLine="720"/>
        <w:rPr>
          <w:rFonts w:ascii="Times New Roman" w:hAnsi="Times New Roman" w:cs="Times New Roman"/>
          <w:sz w:val="24"/>
          <w:szCs w:val="24"/>
        </w:rPr>
      </w:pPr>
      <w:r>
        <w:rPr>
          <w:rFonts w:ascii="Times New Roman" w:hAnsi="Times New Roman" w:cs="Helvetica"/>
          <w:sz w:val="24"/>
          <w:szCs w:val="48"/>
        </w:rPr>
        <w:t xml:space="preserve">We found no evidence </w:t>
      </w:r>
      <w:r w:rsidR="003C6061">
        <w:rPr>
          <w:rFonts w:ascii="Times New Roman" w:hAnsi="Times New Roman" w:cs="Helvetica"/>
          <w:sz w:val="24"/>
          <w:szCs w:val="48"/>
        </w:rPr>
        <w:t>that</w:t>
      </w:r>
      <w:r>
        <w:rPr>
          <w:rFonts w:ascii="Times New Roman" w:hAnsi="Times New Roman" w:cs="Helvetica"/>
          <w:sz w:val="24"/>
          <w:szCs w:val="48"/>
        </w:rPr>
        <w:t xml:space="preserve"> </w:t>
      </w:r>
      <w:r w:rsidR="007A20AE">
        <w:rPr>
          <w:rFonts w:ascii="Times New Roman" w:hAnsi="Times New Roman" w:cs="Helvetica"/>
          <w:sz w:val="24"/>
          <w:szCs w:val="48"/>
        </w:rPr>
        <w:t>oscillations</w:t>
      </w:r>
      <w:r w:rsidR="00C50EC2">
        <w:rPr>
          <w:rFonts w:ascii="Times New Roman" w:hAnsi="Times New Roman" w:cs="Helvetica"/>
          <w:sz w:val="24"/>
          <w:szCs w:val="48"/>
        </w:rPr>
        <w:t xml:space="preserve"> that were observed before 1860 p</w:t>
      </w:r>
      <w:r w:rsidR="007A20AE">
        <w:rPr>
          <w:rFonts w:ascii="Times New Roman" w:hAnsi="Times New Roman" w:cs="Helvetica"/>
          <w:sz w:val="24"/>
          <w:szCs w:val="48"/>
        </w:rPr>
        <w:t xml:space="preserve">ersisted consistently afterwards in </w:t>
      </w:r>
      <w:proofErr w:type="spellStart"/>
      <w:r w:rsidR="007A20AE">
        <w:rPr>
          <w:rFonts w:ascii="Times New Roman" w:hAnsi="Times New Roman" w:cs="Helvetica"/>
          <w:sz w:val="24"/>
          <w:szCs w:val="48"/>
        </w:rPr>
        <w:t>Suwa</w:t>
      </w:r>
      <w:proofErr w:type="spellEnd"/>
      <w:r w:rsidR="007A20AE">
        <w:rPr>
          <w:rFonts w:ascii="Times New Roman" w:hAnsi="Times New Roman" w:cs="Helvetica"/>
          <w:sz w:val="24"/>
          <w:szCs w:val="48"/>
        </w:rPr>
        <w:t xml:space="preserve"> and Torne</w:t>
      </w:r>
      <w:r>
        <w:rPr>
          <w:rFonts w:ascii="Times New Roman" w:hAnsi="Times New Roman" w:cs="Helvetica"/>
          <w:sz w:val="24"/>
          <w:szCs w:val="48"/>
        </w:rPr>
        <w:t xml:space="preserve">.  </w:t>
      </w:r>
      <w:commentRangeStart w:id="266"/>
      <w:r w:rsidR="00172FB2">
        <w:rPr>
          <w:rFonts w:ascii="Times New Roman" w:hAnsi="Times New Roman" w:cs="Helvetica"/>
          <w:sz w:val="24"/>
          <w:szCs w:val="48"/>
        </w:rPr>
        <w:t>This change in significant periodicities</w:t>
      </w:r>
      <w:r w:rsidR="007A06B6">
        <w:rPr>
          <w:rFonts w:ascii="Times New Roman" w:hAnsi="Times New Roman" w:cs="Helvetica"/>
          <w:sz w:val="24"/>
          <w:szCs w:val="48"/>
        </w:rPr>
        <w:t xml:space="preserve"> over time</w:t>
      </w:r>
      <w:r w:rsidR="00172FB2">
        <w:rPr>
          <w:rFonts w:ascii="Times New Roman" w:hAnsi="Times New Roman" w:cs="Helvetica"/>
          <w:sz w:val="24"/>
          <w:szCs w:val="48"/>
        </w:rPr>
        <w:t xml:space="preserve"> suggest</w:t>
      </w:r>
      <w:r w:rsidR="003C6061">
        <w:rPr>
          <w:rFonts w:ascii="Times New Roman" w:hAnsi="Times New Roman" w:cs="Helvetica"/>
          <w:sz w:val="24"/>
          <w:szCs w:val="48"/>
        </w:rPr>
        <w:t>s</w:t>
      </w:r>
      <w:r w:rsidR="00172FB2">
        <w:rPr>
          <w:rFonts w:ascii="Times New Roman" w:hAnsi="Times New Roman" w:cs="Helvetica"/>
          <w:sz w:val="24"/>
          <w:szCs w:val="48"/>
        </w:rPr>
        <w:t xml:space="preserve"> a structural change in telecon</w:t>
      </w:r>
      <w:r w:rsidR="003C6061">
        <w:rPr>
          <w:rFonts w:ascii="Times New Roman" w:hAnsi="Times New Roman" w:cs="Helvetica"/>
          <w:sz w:val="24"/>
          <w:szCs w:val="48"/>
        </w:rPr>
        <w:t>n</w:t>
      </w:r>
      <w:r w:rsidR="00172FB2">
        <w:rPr>
          <w:rFonts w:ascii="Times New Roman" w:hAnsi="Times New Roman" w:cs="Helvetica"/>
          <w:sz w:val="24"/>
          <w:szCs w:val="48"/>
        </w:rPr>
        <w:t>ections among large-scale climate drivers</w:t>
      </w:r>
      <w:r w:rsidR="003C6061">
        <w:rPr>
          <w:rFonts w:ascii="Times New Roman" w:hAnsi="Times New Roman" w:cs="Helvetica"/>
          <w:sz w:val="24"/>
          <w:szCs w:val="48"/>
        </w:rPr>
        <w:t>,</w:t>
      </w:r>
      <w:r w:rsidR="001B616E">
        <w:rPr>
          <w:rFonts w:ascii="Times New Roman" w:hAnsi="Times New Roman" w:cs="Helvetica"/>
          <w:sz w:val="24"/>
          <w:szCs w:val="48"/>
        </w:rPr>
        <w:t xml:space="preserve"> </w:t>
      </w:r>
      <w:r w:rsidR="00172FB2">
        <w:rPr>
          <w:rFonts w:ascii="Times New Roman" w:hAnsi="Times New Roman" w:cs="Helvetica"/>
          <w:sz w:val="24"/>
          <w:szCs w:val="48"/>
        </w:rPr>
        <w:t xml:space="preserve">including </w:t>
      </w:r>
      <w:ins w:id="267" w:author="Ryan Batt" w:date="2015-01-01T21:49:00Z">
        <w:r w:rsidR="009A1BFA">
          <w:rPr>
            <w:rFonts w:ascii="Times New Roman" w:hAnsi="Times New Roman" w:cs="Times New Roman"/>
            <w:sz w:val="24"/>
            <w:szCs w:val="24"/>
          </w:rPr>
          <w:t>North Atlantic Oscillation</w:t>
        </w:r>
        <w:r w:rsidR="009A1BFA">
          <w:rPr>
            <w:rFonts w:ascii="Times New Roman" w:hAnsi="Times New Roman" w:cs="Times New Roman"/>
            <w:sz w:val="24"/>
            <w:szCs w:val="24"/>
          </w:rPr>
          <w:t xml:space="preserve"> (</w:t>
        </w:r>
      </w:ins>
      <w:r>
        <w:rPr>
          <w:rFonts w:ascii="Times New Roman" w:hAnsi="Times New Roman" w:cs="Helvetica"/>
          <w:sz w:val="24"/>
          <w:szCs w:val="48"/>
        </w:rPr>
        <w:t>NAO</w:t>
      </w:r>
      <w:ins w:id="268" w:author="Ryan Batt" w:date="2015-01-01T21:49:00Z">
        <w:r w:rsidR="009A1BFA">
          <w:rPr>
            <w:rFonts w:ascii="Times New Roman" w:hAnsi="Times New Roman" w:cs="Helvetica"/>
            <w:sz w:val="24"/>
            <w:szCs w:val="48"/>
          </w:rPr>
          <w:t>)</w:t>
        </w:r>
      </w:ins>
      <w:r>
        <w:rPr>
          <w:rFonts w:ascii="Times New Roman" w:hAnsi="Times New Roman" w:cs="Helvetica"/>
          <w:sz w:val="24"/>
          <w:szCs w:val="48"/>
        </w:rPr>
        <w:t xml:space="preserve"> and </w:t>
      </w:r>
      <w:ins w:id="269" w:author="Ryan Batt" w:date="2015-01-01T21:49:00Z">
        <w:r w:rsidR="009A1BFA">
          <w:rPr>
            <w:rFonts w:ascii="Times New Roman" w:hAnsi="Times New Roman" w:cs="Times New Roman"/>
            <w:sz w:val="24"/>
            <w:szCs w:val="24"/>
          </w:rPr>
          <w:t xml:space="preserve">El </w:t>
        </w:r>
        <w:r w:rsidR="009A1BFA" w:rsidRPr="00ED423F">
          <w:rPr>
            <w:rFonts w:ascii="Times New Roman" w:hAnsi="Times New Roman"/>
            <w:sz w:val="24"/>
            <w:szCs w:val="24"/>
          </w:rPr>
          <w:t>Ni</w:t>
        </w:r>
        <w:r w:rsidR="009A1BFA">
          <w:rPr>
            <w:rFonts w:ascii="Times New Roman" w:hAnsi="Times New Roman"/>
            <w:sz w:val="24"/>
            <w:szCs w:val="24"/>
          </w:rPr>
          <w:t>ñ</w:t>
        </w:r>
        <w:r w:rsidR="009A1BFA" w:rsidRPr="00ED423F">
          <w:rPr>
            <w:rFonts w:ascii="Times New Roman" w:hAnsi="Times New Roman"/>
            <w:sz w:val="24"/>
            <w:szCs w:val="24"/>
          </w:rPr>
          <w:t>o</w:t>
        </w:r>
        <w:r w:rsidR="009A1BFA">
          <w:rPr>
            <w:rFonts w:ascii="Times New Roman" w:hAnsi="Times New Roman"/>
            <w:sz w:val="24"/>
            <w:szCs w:val="24"/>
          </w:rPr>
          <w:t xml:space="preserve"> Southern Oscillation</w:t>
        </w:r>
        <w:r w:rsidR="009A1BFA">
          <w:rPr>
            <w:rFonts w:ascii="Times New Roman" w:hAnsi="Times New Roman"/>
            <w:sz w:val="24"/>
            <w:szCs w:val="24"/>
          </w:rPr>
          <w:t xml:space="preserve"> (</w:t>
        </w:r>
      </w:ins>
      <w:r>
        <w:rPr>
          <w:rFonts w:ascii="Times New Roman" w:hAnsi="Times New Roman" w:cs="Helvetica"/>
          <w:sz w:val="24"/>
          <w:szCs w:val="48"/>
        </w:rPr>
        <w:t>ENSO</w:t>
      </w:r>
      <w:ins w:id="270" w:author="Ryan Batt" w:date="2015-01-01T21:49:00Z">
        <w:r w:rsidR="009A1BFA">
          <w:rPr>
            <w:rFonts w:ascii="Times New Roman" w:hAnsi="Times New Roman" w:cs="Helvetica"/>
            <w:sz w:val="24"/>
            <w:szCs w:val="48"/>
          </w:rPr>
          <w:t>)</w:t>
        </w:r>
      </w:ins>
      <w:r w:rsidR="003C6061">
        <w:rPr>
          <w:rFonts w:ascii="Times New Roman" w:hAnsi="Times New Roman" w:cs="Helvetica"/>
          <w:sz w:val="24"/>
          <w:szCs w:val="48"/>
        </w:rPr>
        <w:t>,</w:t>
      </w:r>
      <w:r w:rsidR="003C6061" w:rsidRPr="003C6061">
        <w:rPr>
          <w:rFonts w:ascii="Times New Roman" w:hAnsi="Times New Roman" w:cs="Helvetica"/>
          <w:sz w:val="24"/>
          <w:szCs w:val="48"/>
        </w:rPr>
        <w:t xml:space="preserve"> </w:t>
      </w:r>
      <w:r w:rsidR="003C6061">
        <w:rPr>
          <w:rFonts w:ascii="Times New Roman" w:hAnsi="Times New Roman" w:cs="Helvetica"/>
          <w:sz w:val="24"/>
          <w:szCs w:val="48"/>
        </w:rPr>
        <w:t xml:space="preserve">in a warming post-Industrial Revolution climate </w:t>
      </w:r>
      <w:commentRangeEnd w:id="266"/>
      <w:r w:rsidR="009A1BFA">
        <w:rPr>
          <w:rStyle w:val="CommentReference"/>
          <w:rFonts w:cs="Courier"/>
        </w:rPr>
        <w:commentReference w:id="266"/>
      </w:r>
      <w:r w:rsidR="007D04C2">
        <w:rPr>
          <w:rFonts w:ascii="Times New Roman" w:hAnsi="Times New Roman" w:cs="Helvetica"/>
          <w:sz w:val="24"/>
          <w:szCs w:val="48"/>
        </w:rPr>
        <w:t>(</w:t>
      </w:r>
      <w:proofErr w:type="spellStart"/>
      <w:r>
        <w:rPr>
          <w:rFonts w:ascii="Times New Roman" w:hAnsi="Times New Roman" w:cs="Helvetica"/>
          <w:sz w:val="24"/>
          <w:szCs w:val="48"/>
        </w:rPr>
        <w:t>Hurrell</w:t>
      </w:r>
      <w:proofErr w:type="spellEnd"/>
      <w:r w:rsidR="00172FB2" w:rsidRPr="00134359">
        <w:rPr>
          <w:rFonts w:ascii="Times New Roman" w:hAnsi="Times New Roman" w:cs="Times New Roman"/>
          <w:sz w:val="24"/>
          <w:szCs w:val="24"/>
        </w:rPr>
        <w:t xml:space="preserve"> </w:t>
      </w:r>
      <w:r w:rsidR="007D04C2">
        <w:rPr>
          <w:rFonts w:ascii="Times New Roman" w:hAnsi="Times New Roman" w:cs="Times New Roman"/>
          <w:sz w:val="24"/>
          <w:szCs w:val="24"/>
        </w:rPr>
        <w:t>and van Loon 1997;</w:t>
      </w:r>
      <w:r w:rsidR="00172FB2" w:rsidRPr="003A7D7E">
        <w:rPr>
          <w:rFonts w:ascii="Times New Roman" w:hAnsi="Times New Roman" w:cs="Times New Roman"/>
          <w:sz w:val="24"/>
          <w:szCs w:val="24"/>
        </w:rPr>
        <w:t xml:space="preserve"> Higuchi et al. 1999</w:t>
      </w:r>
      <w:r w:rsidR="007D04C2">
        <w:rPr>
          <w:rFonts w:ascii="Times New Roman" w:hAnsi="Times New Roman" w:cs="Times New Roman"/>
          <w:sz w:val="24"/>
          <w:szCs w:val="24"/>
        </w:rPr>
        <w:t xml:space="preserve">; </w:t>
      </w:r>
      <w:r w:rsidR="007D04C2">
        <w:rPr>
          <w:rFonts w:ascii="Times New Roman" w:hAnsi="Times New Roman" w:cs="Helvetica"/>
          <w:sz w:val="24"/>
          <w:szCs w:val="48"/>
        </w:rPr>
        <w:t xml:space="preserve">Robertson et al. 2000; </w:t>
      </w:r>
      <w:proofErr w:type="spellStart"/>
      <w:r w:rsidR="007D04C2">
        <w:rPr>
          <w:rFonts w:ascii="Times New Roman" w:hAnsi="Times New Roman" w:cs="Helvetica"/>
          <w:sz w:val="24"/>
          <w:szCs w:val="48"/>
        </w:rPr>
        <w:t>Yoo</w:t>
      </w:r>
      <w:proofErr w:type="spellEnd"/>
      <w:r w:rsidR="007D04C2">
        <w:rPr>
          <w:rFonts w:ascii="Times New Roman" w:hAnsi="Times New Roman" w:cs="Helvetica"/>
          <w:sz w:val="24"/>
          <w:szCs w:val="48"/>
        </w:rPr>
        <w:t xml:space="preserve"> and </w:t>
      </w:r>
      <w:proofErr w:type="spellStart"/>
      <w:r w:rsidR="007D04C2">
        <w:rPr>
          <w:rFonts w:ascii="Times New Roman" w:hAnsi="Times New Roman" w:cs="Helvetica"/>
          <w:sz w:val="24"/>
          <w:szCs w:val="48"/>
        </w:rPr>
        <w:t>D’Odorico</w:t>
      </w:r>
      <w:proofErr w:type="spellEnd"/>
      <w:r w:rsidR="007D04C2">
        <w:rPr>
          <w:rFonts w:ascii="Times New Roman" w:hAnsi="Times New Roman" w:cs="Helvetica"/>
          <w:sz w:val="24"/>
          <w:szCs w:val="48"/>
        </w:rPr>
        <w:t xml:space="preserve"> 2002;</w:t>
      </w:r>
      <w:r w:rsidR="003E0871">
        <w:rPr>
          <w:rFonts w:ascii="Times New Roman" w:hAnsi="Times New Roman" w:cs="Helvetica"/>
          <w:sz w:val="24"/>
          <w:szCs w:val="48"/>
        </w:rPr>
        <w:t xml:space="preserve"> Li et al. 2011</w:t>
      </w:r>
      <w:r w:rsidR="007D04C2">
        <w:rPr>
          <w:rFonts w:ascii="Times New Roman" w:hAnsi="Times New Roman" w:cs="Helvetica"/>
          <w:sz w:val="24"/>
          <w:szCs w:val="48"/>
        </w:rPr>
        <w:t>)</w:t>
      </w:r>
      <w:r w:rsidR="00172FB2" w:rsidRPr="003A7D7E">
        <w:rPr>
          <w:rFonts w:ascii="Times New Roman" w:hAnsi="Times New Roman" w:cs="Times New Roman"/>
          <w:sz w:val="24"/>
          <w:szCs w:val="24"/>
        </w:rPr>
        <w:t xml:space="preserve">. </w:t>
      </w:r>
      <w:r w:rsidR="00172FB2">
        <w:rPr>
          <w:rFonts w:ascii="Times New Roman" w:hAnsi="Times New Roman" w:cs="Times New Roman"/>
          <w:sz w:val="24"/>
          <w:szCs w:val="24"/>
        </w:rPr>
        <w:t>For example,</w:t>
      </w:r>
      <w:r w:rsidR="00C50EC2">
        <w:rPr>
          <w:rFonts w:ascii="Times New Roman" w:hAnsi="Times New Roman" w:cs="Times New Roman"/>
          <w:sz w:val="24"/>
          <w:szCs w:val="24"/>
        </w:rPr>
        <w:t xml:space="preserve"> it appears that </w:t>
      </w:r>
      <w:r w:rsidR="00172FB2">
        <w:rPr>
          <w:rFonts w:ascii="Times New Roman" w:hAnsi="Times New Roman" w:cs="Times New Roman"/>
          <w:sz w:val="24"/>
          <w:szCs w:val="24"/>
        </w:rPr>
        <w:t xml:space="preserve">a shift </w:t>
      </w:r>
      <w:r w:rsidR="00C50EC2">
        <w:rPr>
          <w:rFonts w:ascii="Times New Roman" w:hAnsi="Times New Roman" w:cs="Times New Roman"/>
          <w:sz w:val="24"/>
          <w:szCs w:val="24"/>
        </w:rPr>
        <w:t xml:space="preserve">has occurred </w:t>
      </w:r>
      <w:r w:rsidR="00172FB2">
        <w:rPr>
          <w:rFonts w:ascii="Times New Roman" w:hAnsi="Times New Roman" w:cs="Times New Roman"/>
          <w:sz w:val="24"/>
          <w:szCs w:val="24"/>
        </w:rPr>
        <w:t xml:space="preserve">in </w:t>
      </w:r>
      <w:r w:rsidR="00C50EC2">
        <w:rPr>
          <w:rFonts w:ascii="Times New Roman" w:hAnsi="Times New Roman" w:cs="Times New Roman"/>
          <w:sz w:val="24"/>
          <w:szCs w:val="24"/>
        </w:rPr>
        <w:t xml:space="preserve">the </w:t>
      </w:r>
      <w:r w:rsidR="00172FB2">
        <w:rPr>
          <w:rFonts w:ascii="Times New Roman" w:hAnsi="Times New Roman" w:cs="Times New Roman"/>
          <w:sz w:val="24"/>
          <w:szCs w:val="24"/>
        </w:rPr>
        <w:t xml:space="preserve">importance of inter-annual cycles of the NAO </w:t>
      </w:r>
      <w:r w:rsidR="00172FB2">
        <w:rPr>
          <w:rFonts w:ascii="Times New Roman" w:hAnsi="Times New Roman" w:cs="Times New Roman"/>
          <w:sz w:val="24"/>
          <w:szCs w:val="24"/>
        </w:rPr>
        <w:lastRenderedPageBreak/>
        <w:t xml:space="preserve">and </w:t>
      </w:r>
      <w:r w:rsidR="00C50EC2">
        <w:rPr>
          <w:rFonts w:ascii="Times New Roman" w:hAnsi="Times New Roman" w:cs="Times New Roman"/>
          <w:sz w:val="24"/>
          <w:szCs w:val="24"/>
        </w:rPr>
        <w:t xml:space="preserve">that </w:t>
      </w:r>
      <w:r w:rsidR="00172FB2">
        <w:rPr>
          <w:rFonts w:ascii="Times New Roman" w:hAnsi="Times New Roman" w:cs="Times New Roman"/>
          <w:sz w:val="24"/>
          <w:szCs w:val="24"/>
        </w:rPr>
        <w:t>increasing CO</w:t>
      </w:r>
      <w:r w:rsidR="00172FB2" w:rsidRPr="007603D7">
        <w:rPr>
          <w:rFonts w:ascii="Times New Roman" w:hAnsi="Times New Roman" w:cs="Times New Roman"/>
          <w:sz w:val="24"/>
          <w:szCs w:val="24"/>
          <w:vertAlign w:val="subscript"/>
        </w:rPr>
        <w:t>2</w:t>
      </w:r>
      <w:r w:rsidR="00172FB2">
        <w:rPr>
          <w:rFonts w:ascii="Times New Roman" w:hAnsi="Times New Roman" w:cs="Times New Roman"/>
          <w:sz w:val="24"/>
          <w:szCs w:val="24"/>
        </w:rPr>
        <w:t xml:space="preserve"> concentrations may have stabilized the positive phase of the NAO (</w:t>
      </w:r>
      <w:proofErr w:type="spellStart"/>
      <w:r w:rsidR="00172FB2">
        <w:rPr>
          <w:rFonts w:ascii="Times New Roman" w:hAnsi="Times New Roman" w:cs="Times New Roman"/>
          <w:sz w:val="24"/>
          <w:szCs w:val="24"/>
        </w:rPr>
        <w:t>Yoo</w:t>
      </w:r>
      <w:proofErr w:type="spellEnd"/>
      <w:r w:rsidR="00172FB2">
        <w:rPr>
          <w:rFonts w:ascii="Times New Roman" w:hAnsi="Times New Roman" w:cs="Times New Roman"/>
          <w:sz w:val="24"/>
          <w:szCs w:val="24"/>
        </w:rPr>
        <w:t xml:space="preserve"> and </w:t>
      </w:r>
      <w:proofErr w:type="spellStart"/>
      <w:r w:rsidR="00172FB2">
        <w:rPr>
          <w:rFonts w:ascii="Times New Roman" w:hAnsi="Times New Roman" w:cs="Times New Roman"/>
          <w:sz w:val="24"/>
          <w:szCs w:val="24"/>
        </w:rPr>
        <w:t>D’Odorico</w:t>
      </w:r>
      <w:proofErr w:type="spellEnd"/>
      <w:r w:rsidR="00172FB2">
        <w:rPr>
          <w:rFonts w:ascii="Times New Roman" w:hAnsi="Times New Roman" w:cs="Times New Roman"/>
          <w:sz w:val="24"/>
          <w:szCs w:val="24"/>
        </w:rPr>
        <w:t xml:space="preserve"> 2002)</w:t>
      </w:r>
      <w:r w:rsidR="00172FB2" w:rsidRPr="003A7D7E">
        <w:rPr>
          <w:rFonts w:ascii="Times New Roman" w:hAnsi="Times New Roman" w:cs="Times New Roman"/>
          <w:sz w:val="24"/>
          <w:szCs w:val="24"/>
        </w:rPr>
        <w:t xml:space="preserve">.  </w:t>
      </w:r>
      <w:r w:rsidR="00172FB2">
        <w:rPr>
          <w:rFonts w:ascii="Times New Roman" w:hAnsi="Times New Roman" w:cs="Times New Roman"/>
          <w:sz w:val="24"/>
          <w:szCs w:val="24"/>
        </w:rPr>
        <w:t>In the latter half of the 20</w:t>
      </w:r>
      <w:r w:rsidR="00172FB2" w:rsidRPr="001C4AE5">
        <w:rPr>
          <w:rFonts w:ascii="Times New Roman" w:hAnsi="Times New Roman" w:cs="Times New Roman"/>
          <w:sz w:val="24"/>
          <w:szCs w:val="24"/>
          <w:vertAlign w:val="superscript"/>
        </w:rPr>
        <w:t>th</w:t>
      </w:r>
      <w:r w:rsidR="00172FB2">
        <w:rPr>
          <w:rFonts w:ascii="Times New Roman" w:hAnsi="Times New Roman" w:cs="Times New Roman"/>
          <w:sz w:val="24"/>
          <w:szCs w:val="24"/>
        </w:rPr>
        <w:t xml:space="preserve"> century, the 6-to-10 year period explained more variance in the NAO index</w:t>
      </w:r>
      <w:r w:rsidR="00074BFB">
        <w:rPr>
          <w:rFonts w:ascii="Times New Roman" w:hAnsi="Times New Roman" w:cs="Times New Roman"/>
          <w:sz w:val="24"/>
          <w:szCs w:val="24"/>
        </w:rPr>
        <w:t xml:space="preserve"> than earlier</w:t>
      </w:r>
      <w:r w:rsidR="00172FB2">
        <w:rPr>
          <w:rFonts w:ascii="Times New Roman" w:hAnsi="Times New Roman" w:cs="Times New Roman"/>
          <w:sz w:val="24"/>
          <w:szCs w:val="24"/>
        </w:rPr>
        <w:t xml:space="preserve">, whereas the contribution from inter-decadal periods was almost absent from 1940 to the 1970s </w:t>
      </w:r>
      <w:r w:rsidR="00172FB2" w:rsidRPr="003A7D7E">
        <w:rPr>
          <w:rFonts w:ascii="Times New Roman" w:hAnsi="Times New Roman" w:cs="Times New Roman"/>
          <w:sz w:val="24"/>
          <w:szCs w:val="24"/>
        </w:rPr>
        <w:t>(</w:t>
      </w:r>
      <w:proofErr w:type="spellStart"/>
      <w:r w:rsidR="00172FB2" w:rsidRPr="003A7D7E">
        <w:rPr>
          <w:rFonts w:ascii="Times New Roman" w:hAnsi="Times New Roman" w:cs="Times New Roman"/>
          <w:sz w:val="24"/>
          <w:szCs w:val="24"/>
        </w:rPr>
        <w:t>Hurrell</w:t>
      </w:r>
      <w:proofErr w:type="spellEnd"/>
      <w:r w:rsidR="00172FB2" w:rsidRPr="003A7D7E">
        <w:rPr>
          <w:rFonts w:ascii="Times New Roman" w:hAnsi="Times New Roman" w:cs="Times New Roman"/>
          <w:sz w:val="24"/>
          <w:szCs w:val="24"/>
        </w:rPr>
        <w:t xml:space="preserve"> and van Loon 1997; Higuchi et al. 1999)</w:t>
      </w:r>
      <w:r w:rsidR="009201E1">
        <w:rPr>
          <w:rFonts w:ascii="Times New Roman" w:hAnsi="Times New Roman" w:cs="Times New Roman"/>
          <w:sz w:val="24"/>
          <w:szCs w:val="24"/>
        </w:rPr>
        <w:t xml:space="preserve">.  </w:t>
      </w:r>
      <w:r w:rsidR="003E0871">
        <w:rPr>
          <w:rFonts w:ascii="Times New Roman" w:hAnsi="Times New Roman" w:cs="Times New Roman"/>
          <w:sz w:val="24"/>
          <w:szCs w:val="24"/>
        </w:rPr>
        <w:t xml:space="preserve">An ENSO </w:t>
      </w:r>
      <w:commentRangeStart w:id="271"/>
      <w:r w:rsidR="003E0871">
        <w:rPr>
          <w:rFonts w:ascii="Times New Roman" w:hAnsi="Times New Roman" w:cs="Times New Roman"/>
          <w:sz w:val="24"/>
          <w:szCs w:val="24"/>
        </w:rPr>
        <w:t xml:space="preserve">reconstruction </w:t>
      </w:r>
      <w:commentRangeEnd w:id="271"/>
      <w:r w:rsidR="009A1BFA">
        <w:rPr>
          <w:rStyle w:val="CommentReference"/>
          <w:rFonts w:cs="Courier"/>
        </w:rPr>
        <w:commentReference w:id="271"/>
      </w:r>
      <w:r w:rsidR="003E0871">
        <w:rPr>
          <w:rFonts w:ascii="Times New Roman" w:hAnsi="Times New Roman" w:cs="Times New Roman"/>
          <w:sz w:val="24"/>
          <w:szCs w:val="24"/>
        </w:rPr>
        <w:t xml:space="preserve">over the past 1100 years using the North American Drought Atlas has suggested a shift in ENSO cycles to </w:t>
      </w:r>
      <w:r w:rsidR="007D04C2">
        <w:rPr>
          <w:rFonts w:ascii="Times New Roman" w:hAnsi="Times New Roman" w:cs="Times New Roman"/>
          <w:sz w:val="24"/>
          <w:szCs w:val="24"/>
        </w:rPr>
        <w:t>shorter periods</w:t>
      </w:r>
      <w:r w:rsidR="00074BFB">
        <w:rPr>
          <w:rFonts w:ascii="Times New Roman" w:hAnsi="Times New Roman" w:cs="Times New Roman"/>
          <w:sz w:val="24"/>
          <w:szCs w:val="24"/>
        </w:rPr>
        <w:t xml:space="preserve"> </w:t>
      </w:r>
      <w:r w:rsidR="003E0871">
        <w:rPr>
          <w:rFonts w:ascii="Times New Roman" w:hAnsi="Times New Roman" w:cs="Times New Roman"/>
          <w:sz w:val="24"/>
          <w:szCs w:val="24"/>
        </w:rPr>
        <w:t>over time (Li et al. 2011)</w:t>
      </w:r>
      <w:proofErr w:type="gramStart"/>
      <w:r w:rsidR="003E0871">
        <w:rPr>
          <w:rFonts w:ascii="Times New Roman" w:hAnsi="Times New Roman" w:cs="Times New Roman"/>
          <w:sz w:val="24"/>
          <w:szCs w:val="24"/>
        </w:rPr>
        <w:t xml:space="preserve">.  </w:t>
      </w:r>
      <w:proofErr w:type="gramEnd"/>
      <w:r w:rsidR="003E0871">
        <w:rPr>
          <w:rFonts w:ascii="Times New Roman" w:hAnsi="Times New Roman" w:cs="Times New Roman"/>
          <w:sz w:val="24"/>
          <w:szCs w:val="24"/>
        </w:rPr>
        <w:t xml:space="preserve">For example, between 900-1300 AD, 82-90 year ENSO cycles were evident, shifting to 50-60 year cycles in 1300-1500, 30-year cycles in 1500-1800, and 2-8 year cycles in the contemporary time period (Li et al. 2011).  </w:t>
      </w:r>
      <w:r w:rsidR="003E0871">
        <w:rPr>
          <w:rFonts w:ascii="Times New Roman" w:hAnsi="Times New Roman"/>
          <w:sz w:val="24"/>
          <w:szCs w:val="24"/>
        </w:rPr>
        <w:t>I</w:t>
      </w:r>
      <w:r w:rsidR="009201E1">
        <w:rPr>
          <w:rFonts w:ascii="Times New Roman" w:hAnsi="Times New Roman"/>
          <w:sz w:val="24"/>
          <w:szCs w:val="24"/>
        </w:rPr>
        <w:t xml:space="preserve">n Wisconsin lakes, the relationship between </w:t>
      </w:r>
      <w:r w:rsidR="009201E1" w:rsidRPr="00ED423F">
        <w:rPr>
          <w:rFonts w:ascii="Times New Roman" w:hAnsi="Times New Roman"/>
          <w:sz w:val="24"/>
          <w:szCs w:val="24"/>
        </w:rPr>
        <w:t>El Ni</w:t>
      </w:r>
      <w:ins w:id="272" w:author="Ryan Batt" w:date="2015-01-01T21:47:00Z">
        <w:r w:rsidR="009A1BFA">
          <w:rPr>
            <w:rFonts w:ascii="Times New Roman" w:hAnsi="Times New Roman"/>
            <w:sz w:val="24"/>
            <w:szCs w:val="24"/>
          </w:rPr>
          <w:t>ñ</w:t>
        </w:r>
      </w:ins>
      <w:del w:id="273" w:author="Ryan Batt" w:date="2015-01-01T21:47:00Z">
        <w:r w:rsidR="009201E1" w:rsidRPr="00ED423F" w:rsidDel="009A1BFA">
          <w:rPr>
            <w:rFonts w:ascii="Times New Roman" w:hAnsi="Times New Roman"/>
            <w:sz w:val="24"/>
            <w:szCs w:val="24"/>
          </w:rPr>
          <w:delText>ň</w:delText>
        </w:r>
      </w:del>
      <w:r w:rsidR="009201E1" w:rsidRPr="00ED423F">
        <w:rPr>
          <w:rFonts w:ascii="Times New Roman" w:hAnsi="Times New Roman"/>
          <w:sz w:val="24"/>
          <w:szCs w:val="24"/>
        </w:rPr>
        <w:t xml:space="preserve">o events </w:t>
      </w:r>
      <w:r w:rsidR="009201E1">
        <w:rPr>
          <w:rFonts w:ascii="Times New Roman" w:hAnsi="Times New Roman"/>
          <w:sz w:val="24"/>
          <w:szCs w:val="24"/>
        </w:rPr>
        <w:t>and later ice breakup appears to be weaker or even switch after</w:t>
      </w:r>
      <w:r w:rsidR="009201E1" w:rsidRPr="00ED423F">
        <w:rPr>
          <w:rFonts w:ascii="Times New Roman" w:hAnsi="Times New Roman"/>
          <w:sz w:val="24"/>
          <w:szCs w:val="24"/>
        </w:rPr>
        <w:t xml:space="preserve"> 1940 (Livingstone 2000; Robertson et al. 2000)</w:t>
      </w:r>
      <w:proofErr w:type="gramStart"/>
      <w:r w:rsidR="009201E1" w:rsidRPr="00ED423F">
        <w:rPr>
          <w:rFonts w:ascii="Times New Roman" w:hAnsi="Times New Roman"/>
          <w:sz w:val="24"/>
          <w:szCs w:val="24"/>
        </w:rPr>
        <w:t xml:space="preserve">.  </w:t>
      </w:r>
      <w:proofErr w:type="gramEnd"/>
      <w:r w:rsidR="009201E1" w:rsidRPr="00ED423F">
        <w:rPr>
          <w:rFonts w:ascii="Times New Roman" w:hAnsi="Times New Roman"/>
          <w:sz w:val="24"/>
          <w:szCs w:val="24"/>
        </w:rPr>
        <w:t xml:space="preserve">Prior to 1940, cooler air temperatures were evident in late winter of El </w:t>
      </w:r>
      <w:ins w:id="274" w:author="Ryan Batt" w:date="2015-01-01T21:47:00Z">
        <w:r w:rsidR="009A1BFA" w:rsidRPr="00ED423F">
          <w:rPr>
            <w:rFonts w:ascii="Times New Roman" w:hAnsi="Times New Roman"/>
            <w:sz w:val="24"/>
            <w:szCs w:val="24"/>
          </w:rPr>
          <w:t>Ni</w:t>
        </w:r>
        <w:r w:rsidR="009A1BFA">
          <w:rPr>
            <w:rFonts w:ascii="Times New Roman" w:hAnsi="Times New Roman"/>
            <w:sz w:val="24"/>
            <w:szCs w:val="24"/>
          </w:rPr>
          <w:t>ñ</w:t>
        </w:r>
        <w:r w:rsidR="009A1BFA" w:rsidRPr="00ED423F">
          <w:rPr>
            <w:rFonts w:ascii="Times New Roman" w:hAnsi="Times New Roman"/>
            <w:sz w:val="24"/>
            <w:szCs w:val="24"/>
          </w:rPr>
          <w:t xml:space="preserve">o </w:t>
        </w:r>
      </w:ins>
      <w:del w:id="275" w:author="Ryan Batt" w:date="2015-01-01T21:47:00Z">
        <w:r w:rsidR="009201E1" w:rsidRPr="00ED423F" w:rsidDel="009A1BFA">
          <w:rPr>
            <w:rFonts w:ascii="Times New Roman" w:hAnsi="Times New Roman"/>
            <w:sz w:val="24"/>
            <w:szCs w:val="24"/>
          </w:rPr>
          <w:delText xml:space="preserve">Niňo </w:delText>
        </w:r>
      </w:del>
      <w:r w:rsidR="009201E1" w:rsidRPr="00ED423F">
        <w:rPr>
          <w:rFonts w:ascii="Times New Roman" w:hAnsi="Times New Roman"/>
          <w:sz w:val="24"/>
          <w:szCs w:val="24"/>
        </w:rPr>
        <w:t xml:space="preserve">years, whereas following 1940 warmer air temperatures were evident in late winter of El </w:t>
      </w:r>
      <w:ins w:id="276" w:author="Ryan Batt" w:date="2015-01-01T21:47:00Z">
        <w:r w:rsidR="009A1BFA" w:rsidRPr="00ED423F">
          <w:rPr>
            <w:rFonts w:ascii="Times New Roman" w:hAnsi="Times New Roman"/>
            <w:sz w:val="24"/>
            <w:szCs w:val="24"/>
          </w:rPr>
          <w:t>Ni</w:t>
        </w:r>
        <w:r w:rsidR="009A1BFA">
          <w:rPr>
            <w:rFonts w:ascii="Times New Roman" w:hAnsi="Times New Roman"/>
            <w:sz w:val="24"/>
            <w:szCs w:val="24"/>
          </w:rPr>
          <w:t>ñ</w:t>
        </w:r>
        <w:r w:rsidR="009A1BFA" w:rsidRPr="00ED423F">
          <w:rPr>
            <w:rFonts w:ascii="Times New Roman" w:hAnsi="Times New Roman"/>
            <w:sz w:val="24"/>
            <w:szCs w:val="24"/>
          </w:rPr>
          <w:t xml:space="preserve">o </w:t>
        </w:r>
      </w:ins>
      <w:del w:id="277" w:author="Ryan Batt" w:date="2015-01-01T21:47:00Z">
        <w:r w:rsidR="009201E1" w:rsidRPr="00ED423F" w:rsidDel="009A1BFA">
          <w:rPr>
            <w:rFonts w:ascii="Times New Roman" w:hAnsi="Times New Roman"/>
            <w:sz w:val="24"/>
            <w:szCs w:val="24"/>
          </w:rPr>
          <w:delText xml:space="preserve">Niňo </w:delText>
        </w:r>
      </w:del>
      <w:r w:rsidR="009201E1" w:rsidRPr="00ED423F">
        <w:rPr>
          <w:rFonts w:ascii="Times New Roman" w:hAnsi="Times New Roman"/>
          <w:sz w:val="24"/>
          <w:szCs w:val="24"/>
        </w:rPr>
        <w:t>years (Robertson et al. 2000)</w:t>
      </w:r>
      <w:proofErr w:type="gramStart"/>
      <w:r w:rsidR="009201E1" w:rsidRPr="00ED423F">
        <w:rPr>
          <w:rFonts w:ascii="Times New Roman" w:hAnsi="Times New Roman"/>
          <w:sz w:val="24"/>
          <w:szCs w:val="24"/>
        </w:rPr>
        <w:t>.</w:t>
      </w:r>
      <w:r w:rsidR="00074BFB">
        <w:rPr>
          <w:rFonts w:ascii="Times New Roman" w:hAnsi="Times New Roman"/>
          <w:sz w:val="24"/>
          <w:szCs w:val="24"/>
        </w:rPr>
        <w:t xml:space="preserve">  </w:t>
      </w:r>
      <w:proofErr w:type="gramEnd"/>
      <w:r w:rsidR="00074BFB">
        <w:rPr>
          <w:rFonts w:ascii="Times New Roman" w:hAnsi="Times New Roman"/>
          <w:sz w:val="24"/>
          <w:szCs w:val="24"/>
        </w:rPr>
        <w:t>Our findings using observed data generally support significant changes of climate drivers over the centuries.</w:t>
      </w:r>
      <w:r w:rsidR="009201E1">
        <w:rPr>
          <w:rFonts w:ascii="Times New Roman" w:hAnsi="Times New Roman"/>
          <w:sz w:val="24"/>
          <w:szCs w:val="24"/>
        </w:rPr>
        <w:t xml:space="preserve"> </w:t>
      </w:r>
    </w:p>
    <w:p w14:paraId="4280E3B6" w14:textId="0B024515" w:rsidR="002C3C11" w:rsidRPr="003F28D8" w:rsidRDefault="00992DE7" w:rsidP="006F651F">
      <w:pPr>
        <w:spacing w:line="480" w:lineRule="auto"/>
        <w:ind w:left="0" w:firstLine="0"/>
        <w:rPr>
          <w:rFonts w:ascii="Times New Roman" w:hAnsi="Times New Roman" w:cs="Times New Roman"/>
          <w:i/>
          <w:sz w:val="24"/>
          <w:szCs w:val="24"/>
        </w:rPr>
      </w:pPr>
      <w:r>
        <w:rPr>
          <w:rFonts w:ascii="Times New Roman" w:hAnsi="Times New Roman" w:cs="Times New Roman"/>
          <w:i/>
          <w:sz w:val="24"/>
          <w:szCs w:val="24"/>
        </w:rPr>
        <w:t>Drivers are changing over time</w:t>
      </w:r>
    </w:p>
    <w:p w14:paraId="02361C7D" w14:textId="05F0A453" w:rsidR="004F6C35" w:rsidRDefault="004F6C35" w:rsidP="004F6C35">
      <w:pPr>
        <w:spacing w:line="480" w:lineRule="auto"/>
        <w:ind w:left="0" w:firstLine="720"/>
        <w:rPr>
          <w:rFonts w:ascii="Times New Roman" w:hAnsi="Times New Roman" w:cs="Times New Roman"/>
          <w:sz w:val="24"/>
          <w:szCs w:val="24"/>
        </w:rPr>
      </w:pPr>
      <w:r w:rsidRPr="004B5DFF">
        <w:rPr>
          <w:rFonts w:ascii="Times New Roman" w:hAnsi="Times New Roman" w:cs="Times New Roman"/>
          <w:sz w:val="24"/>
          <w:szCs w:val="24"/>
        </w:rPr>
        <w:t xml:space="preserve">Results from our breakpoint analysis suggest that both systems experienced shifts in the temporal trend of ice date. Despite </w:t>
      </w:r>
      <w:del w:id="278" w:author="Ryan Batt" w:date="2015-01-01T18:46:00Z">
        <w:r w:rsidRPr="004B5DFF" w:rsidDel="00E52DAA">
          <w:rPr>
            <w:rFonts w:ascii="Times New Roman" w:hAnsi="Times New Roman" w:cs="Times New Roman"/>
            <w:sz w:val="24"/>
            <w:szCs w:val="24"/>
          </w:rPr>
          <w:delText xml:space="preserve">the </w:delText>
        </w:r>
      </w:del>
      <w:ins w:id="279" w:author="Ryan Batt" w:date="2015-01-01T18:45:00Z">
        <w:r w:rsidR="00E52DAA">
          <w:rPr>
            <w:rFonts w:ascii="Times New Roman" w:hAnsi="Times New Roman" w:cs="Times New Roman"/>
            <w:sz w:val="24"/>
            <w:szCs w:val="24"/>
          </w:rPr>
          <w:t xml:space="preserve">the </w:t>
        </w:r>
      </w:ins>
      <w:ins w:id="280" w:author="Ryan Batt" w:date="2015-01-01T18:47:00Z">
        <w:r w:rsidR="00E52DAA">
          <w:rPr>
            <w:rFonts w:ascii="Times New Roman" w:hAnsi="Times New Roman" w:cs="Times New Roman"/>
            <w:sz w:val="24"/>
            <w:szCs w:val="24"/>
          </w:rPr>
          <w:t>different mechanisms influencing lake ice formation versus river ice formation</w:t>
        </w:r>
      </w:ins>
      <w:ins w:id="281" w:author="Ryan Batt" w:date="2015-01-01T18:48:00Z">
        <w:r w:rsidR="00E52DAA">
          <w:rPr>
            <w:rFonts w:ascii="Times New Roman" w:hAnsi="Times New Roman" w:cs="Times New Roman"/>
            <w:sz w:val="24"/>
            <w:szCs w:val="24"/>
          </w:rPr>
          <w:t>, and the</w:t>
        </w:r>
      </w:ins>
      <w:ins w:id="282" w:author="Ryan Batt" w:date="2015-01-01T18:47:00Z">
        <w:r w:rsidR="00E52DAA">
          <w:rPr>
            <w:rFonts w:ascii="Times New Roman" w:hAnsi="Times New Roman" w:cs="Times New Roman"/>
            <w:sz w:val="24"/>
            <w:szCs w:val="24"/>
          </w:rPr>
          <w:t xml:space="preserve"> </w:t>
        </w:r>
      </w:ins>
      <w:r w:rsidRPr="004B5DFF">
        <w:rPr>
          <w:rFonts w:ascii="Times New Roman" w:hAnsi="Times New Roman" w:cs="Times New Roman"/>
          <w:sz w:val="24"/>
          <w:szCs w:val="24"/>
        </w:rPr>
        <w:t xml:space="preserve">geographical distance </w:t>
      </w:r>
      <w:del w:id="283" w:author="Ryan Batt" w:date="2015-01-01T18:48:00Z">
        <w:r w:rsidDel="00E52DAA">
          <w:rPr>
            <w:rFonts w:ascii="Times New Roman" w:hAnsi="Times New Roman" w:cs="Times New Roman"/>
            <w:sz w:val="24"/>
            <w:szCs w:val="24"/>
          </w:rPr>
          <w:delText xml:space="preserve">and season </w:delText>
        </w:r>
      </w:del>
      <w:r w:rsidRPr="004B5DFF">
        <w:rPr>
          <w:rFonts w:ascii="Times New Roman" w:hAnsi="Times New Roman" w:cs="Times New Roman"/>
          <w:sz w:val="24"/>
          <w:szCs w:val="24"/>
        </w:rPr>
        <w:t xml:space="preserve">separating these </w:t>
      </w:r>
      <w:del w:id="284" w:author="Ryan Batt" w:date="2015-01-01T18:48:00Z">
        <w:r w:rsidRPr="004B5DFF" w:rsidDel="00E52DAA">
          <w:rPr>
            <w:rFonts w:ascii="Times New Roman" w:hAnsi="Times New Roman" w:cs="Times New Roman"/>
            <w:sz w:val="24"/>
            <w:szCs w:val="24"/>
          </w:rPr>
          <w:delText>time series</w:delText>
        </w:r>
      </w:del>
      <w:ins w:id="285" w:author="Ryan Batt" w:date="2015-01-01T18:48:00Z">
        <w:r w:rsidR="00E52DAA">
          <w:rPr>
            <w:rFonts w:ascii="Times New Roman" w:hAnsi="Times New Roman" w:cs="Times New Roman"/>
            <w:sz w:val="24"/>
            <w:szCs w:val="24"/>
          </w:rPr>
          <w:t>ecosystems</w:t>
        </w:r>
      </w:ins>
      <w:r w:rsidRPr="004B5DFF">
        <w:rPr>
          <w:rFonts w:ascii="Times New Roman" w:hAnsi="Times New Roman" w:cs="Times New Roman"/>
          <w:sz w:val="24"/>
          <w:szCs w:val="24"/>
        </w:rPr>
        <w:t>, breakpoints were identified at relativ</w:t>
      </w:r>
      <w:r>
        <w:rPr>
          <w:rFonts w:ascii="Times New Roman" w:hAnsi="Times New Roman" w:cs="Times New Roman"/>
          <w:sz w:val="24"/>
          <w:szCs w:val="24"/>
        </w:rPr>
        <w:t xml:space="preserve">ely similar points in time (1812 in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Lake, 1867 in Torne River; Figure 1</w:t>
      </w:r>
      <w:r w:rsidR="008A2BF2">
        <w:rPr>
          <w:rFonts w:ascii="Times New Roman" w:hAnsi="Times New Roman" w:cs="Times New Roman"/>
          <w:sz w:val="24"/>
          <w:szCs w:val="24"/>
        </w:rPr>
        <w:t xml:space="preserve">). Thus, </w:t>
      </w:r>
      <w:commentRangeStart w:id="286"/>
      <w:r>
        <w:rPr>
          <w:rFonts w:ascii="Times New Roman" w:hAnsi="Times New Roman" w:cs="Times New Roman"/>
          <w:sz w:val="24"/>
          <w:szCs w:val="24"/>
        </w:rPr>
        <w:t>shifts</w:t>
      </w:r>
      <w:r w:rsidRPr="004B5DFF">
        <w:rPr>
          <w:rFonts w:ascii="Times New Roman" w:hAnsi="Times New Roman" w:cs="Times New Roman"/>
          <w:sz w:val="24"/>
          <w:szCs w:val="24"/>
        </w:rPr>
        <w:t xml:space="preserve"> in ice date trends are unlikely to be driven solely by system-specific </w:t>
      </w:r>
      <w:proofErr w:type="spellStart"/>
      <w:r w:rsidRPr="004B5DFF">
        <w:rPr>
          <w:rFonts w:ascii="Times New Roman" w:hAnsi="Times New Roman" w:cs="Times New Roman"/>
          <w:sz w:val="24"/>
          <w:szCs w:val="24"/>
        </w:rPr>
        <w:t>forcings</w:t>
      </w:r>
      <w:commentRangeEnd w:id="286"/>
      <w:proofErr w:type="spellEnd"/>
      <w:r w:rsidR="00E52DAA">
        <w:rPr>
          <w:rStyle w:val="CommentReference"/>
          <w:rFonts w:cs="Courier"/>
        </w:rPr>
        <w:commentReference w:id="286"/>
      </w:r>
      <w:r w:rsidRPr="004B5DFF">
        <w:rPr>
          <w:rFonts w:ascii="Times New Roman" w:hAnsi="Times New Roman" w:cs="Times New Roman"/>
          <w:sz w:val="24"/>
          <w:szCs w:val="24"/>
        </w:rPr>
        <w:t xml:space="preserve">. </w:t>
      </w:r>
      <w:r w:rsidR="002E6B72">
        <w:rPr>
          <w:rFonts w:ascii="Times New Roman" w:hAnsi="Times New Roman" w:cs="Times New Roman"/>
          <w:sz w:val="24"/>
          <w:szCs w:val="24"/>
        </w:rPr>
        <w:t>W</w:t>
      </w:r>
      <w:r w:rsidRPr="004B5DFF">
        <w:rPr>
          <w:rFonts w:ascii="Times New Roman" w:hAnsi="Times New Roman" w:cs="Times New Roman"/>
          <w:sz w:val="24"/>
          <w:szCs w:val="24"/>
        </w:rPr>
        <w:t>e explored linear relationships</w:t>
      </w:r>
      <w:r>
        <w:rPr>
          <w:rFonts w:ascii="Times New Roman" w:hAnsi="Times New Roman" w:cs="Times New Roman"/>
          <w:sz w:val="24"/>
          <w:szCs w:val="24"/>
        </w:rPr>
        <w:t xml:space="preserve"> before and after the breakpoints</w:t>
      </w:r>
      <w:r w:rsidRPr="004B5DFF">
        <w:rPr>
          <w:rFonts w:ascii="Times New Roman" w:hAnsi="Times New Roman" w:cs="Times New Roman"/>
          <w:sz w:val="24"/>
          <w:szCs w:val="24"/>
        </w:rPr>
        <w:t xml:space="preserve"> between ice date</w:t>
      </w:r>
      <w:r w:rsidR="002E6B72">
        <w:rPr>
          <w:rFonts w:ascii="Times New Roman" w:hAnsi="Times New Roman" w:cs="Times New Roman"/>
          <w:sz w:val="24"/>
          <w:szCs w:val="24"/>
        </w:rPr>
        <w:t>s</w:t>
      </w:r>
      <w:r w:rsidRPr="004B5DFF">
        <w:rPr>
          <w:rFonts w:ascii="Times New Roman" w:hAnsi="Times New Roman" w:cs="Times New Roman"/>
          <w:sz w:val="24"/>
          <w:szCs w:val="24"/>
        </w:rPr>
        <w:t xml:space="preserve"> and </w:t>
      </w:r>
      <w:r w:rsidR="008A2BF2">
        <w:rPr>
          <w:rFonts w:ascii="Times New Roman" w:hAnsi="Times New Roman" w:cs="Times New Roman"/>
          <w:sz w:val="24"/>
          <w:szCs w:val="24"/>
        </w:rPr>
        <w:t>climate drivers, i.e.,</w:t>
      </w:r>
      <w:r>
        <w:rPr>
          <w:rFonts w:ascii="Times New Roman" w:hAnsi="Times New Roman" w:cs="Times New Roman"/>
          <w:sz w:val="24"/>
          <w:szCs w:val="24"/>
        </w:rPr>
        <w:t xml:space="preserve"> air temperature, aerosol optic depth, atmospheric CO</w:t>
      </w:r>
      <w:r>
        <w:rPr>
          <w:rFonts w:ascii="Times New Roman" w:hAnsi="Times New Roman" w:cs="Times New Roman"/>
          <w:sz w:val="24"/>
          <w:szCs w:val="24"/>
          <w:vertAlign w:val="subscript"/>
        </w:rPr>
        <w:t>2</w:t>
      </w:r>
      <w:r w:rsidR="00692A58">
        <w:rPr>
          <w:rFonts w:ascii="Times New Roman" w:hAnsi="Times New Roman" w:cs="Times New Roman"/>
          <w:sz w:val="24"/>
          <w:szCs w:val="24"/>
        </w:rPr>
        <w:t>, ENSO, NAO, and sunspots (</w:t>
      </w:r>
      <w:del w:id="287" w:author="Ryan Batt" w:date="2015-01-01T18:49:00Z">
        <w:r w:rsidDel="00E52DAA">
          <w:rPr>
            <w:rFonts w:ascii="Times New Roman" w:hAnsi="Times New Roman" w:cs="Times New Roman"/>
            <w:sz w:val="24"/>
            <w:szCs w:val="24"/>
          </w:rPr>
          <w:delText xml:space="preserve">See </w:delText>
        </w:r>
      </w:del>
      <w:ins w:id="288" w:author="Ryan Batt" w:date="2015-01-01T18:49:00Z">
        <w:r w:rsidR="00E52DAA">
          <w:rPr>
            <w:rFonts w:ascii="Times New Roman" w:hAnsi="Times New Roman" w:cs="Times New Roman"/>
            <w:sz w:val="24"/>
            <w:szCs w:val="24"/>
          </w:rPr>
          <w:t>S</w:t>
        </w:r>
      </w:ins>
      <w:del w:id="289" w:author="Ryan Batt" w:date="2015-01-01T18:49:00Z">
        <w:r w:rsidDel="00E52DAA">
          <w:rPr>
            <w:rFonts w:ascii="Times New Roman" w:hAnsi="Times New Roman" w:cs="Times New Roman"/>
            <w:sz w:val="24"/>
            <w:szCs w:val="24"/>
          </w:rPr>
          <w:delText>s</w:delText>
        </w:r>
      </w:del>
      <w:r>
        <w:rPr>
          <w:rFonts w:ascii="Times New Roman" w:hAnsi="Times New Roman" w:cs="Times New Roman"/>
          <w:sz w:val="24"/>
          <w:szCs w:val="24"/>
        </w:rPr>
        <w:t xml:space="preserve">upplementary </w:t>
      </w:r>
      <w:ins w:id="290" w:author="Ryan Batt" w:date="2015-01-01T18:49:00Z">
        <w:r w:rsidR="00E52DAA">
          <w:rPr>
            <w:rFonts w:ascii="Times New Roman" w:hAnsi="Times New Roman" w:cs="Times New Roman"/>
            <w:sz w:val="24"/>
            <w:szCs w:val="24"/>
          </w:rPr>
          <w:t>M</w:t>
        </w:r>
      </w:ins>
      <w:del w:id="291" w:author="Ryan Batt" w:date="2015-01-01T18:49:00Z">
        <w:r w:rsidDel="00E52DAA">
          <w:rPr>
            <w:rFonts w:ascii="Times New Roman" w:hAnsi="Times New Roman" w:cs="Times New Roman"/>
            <w:sz w:val="24"/>
            <w:szCs w:val="24"/>
          </w:rPr>
          <w:delText>m</w:delText>
        </w:r>
      </w:del>
      <w:r>
        <w:rPr>
          <w:rFonts w:ascii="Times New Roman" w:hAnsi="Times New Roman" w:cs="Times New Roman"/>
          <w:sz w:val="24"/>
          <w:szCs w:val="24"/>
        </w:rPr>
        <w:t>aterial</w:t>
      </w:r>
      <w:del w:id="292" w:author="Ryan Batt" w:date="2015-01-01T18:49:00Z">
        <w:r w:rsidDel="00E52DAA">
          <w:rPr>
            <w:rFonts w:ascii="Times New Roman" w:hAnsi="Times New Roman" w:cs="Times New Roman"/>
            <w:sz w:val="24"/>
            <w:szCs w:val="24"/>
          </w:rPr>
          <w:delText xml:space="preserve"> for additional details</w:delText>
        </w:r>
      </w:del>
      <w:r>
        <w:rPr>
          <w:rFonts w:ascii="Times New Roman" w:hAnsi="Times New Roman" w:cs="Times New Roman"/>
          <w:sz w:val="24"/>
          <w:szCs w:val="24"/>
        </w:rPr>
        <w:t>).</w:t>
      </w:r>
      <w:r w:rsidRPr="004B5DFF">
        <w:rPr>
          <w:rFonts w:ascii="Times New Roman" w:hAnsi="Times New Roman" w:cs="Times New Roman"/>
          <w:sz w:val="24"/>
          <w:szCs w:val="24"/>
        </w:rPr>
        <w:t xml:space="preserve"> </w:t>
      </w:r>
    </w:p>
    <w:p w14:paraId="6D978966" w14:textId="2FE307F7" w:rsidR="0035502B" w:rsidRDefault="000A7238" w:rsidP="00A74CED">
      <w:pPr>
        <w:spacing w:line="480"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I</w:t>
      </w:r>
      <w:r w:rsidR="006174AD">
        <w:rPr>
          <w:rFonts w:ascii="Times New Roman" w:hAnsi="Times New Roman" w:cs="Times New Roman"/>
          <w:sz w:val="24"/>
          <w:szCs w:val="24"/>
        </w:rPr>
        <w:t>ncreases in atmospheric CO</w:t>
      </w:r>
      <w:r w:rsidR="006174AD">
        <w:rPr>
          <w:rFonts w:ascii="Times New Roman" w:hAnsi="Times New Roman" w:cs="Times New Roman"/>
          <w:sz w:val="24"/>
          <w:szCs w:val="24"/>
          <w:vertAlign w:val="subscript"/>
        </w:rPr>
        <w:t xml:space="preserve">2 </w:t>
      </w:r>
      <w:r w:rsidR="006174AD">
        <w:rPr>
          <w:rFonts w:ascii="Times New Roman" w:hAnsi="Times New Roman" w:cs="Times New Roman"/>
          <w:sz w:val="24"/>
          <w:szCs w:val="24"/>
        </w:rPr>
        <w:t xml:space="preserve">concentrations were </w:t>
      </w:r>
      <w:r>
        <w:rPr>
          <w:rFonts w:ascii="Times New Roman" w:hAnsi="Times New Roman" w:cs="Times New Roman"/>
          <w:sz w:val="24"/>
          <w:szCs w:val="24"/>
        </w:rPr>
        <w:t xml:space="preserve">significantly </w:t>
      </w:r>
      <w:del w:id="293" w:author="Ryan Batt" w:date="2015-01-01T18:50:00Z">
        <w:r w:rsidR="006174AD" w:rsidDel="00E52DAA">
          <w:rPr>
            <w:rFonts w:ascii="Times New Roman" w:hAnsi="Times New Roman" w:cs="Times New Roman"/>
            <w:sz w:val="24"/>
            <w:szCs w:val="24"/>
          </w:rPr>
          <w:delText xml:space="preserve">related </w:delText>
        </w:r>
      </w:del>
      <w:ins w:id="294" w:author="Ryan Batt" w:date="2015-01-01T18:50:00Z">
        <w:r w:rsidR="00E52DAA">
          <w:rPr>
            <w:rFonts w:ascii="Times New Roman" w:hAnsi="Times New Roman" w:cs="Times New Roman"/>
            <w:sz w:val="24"/>
            <w:szCs w:val="24"/>
          </w:rPr>
          <w:t xml:space="preserve">correlated </w:t>
        </w:r>
      </w:ins>
      <w:del w:id="295" w:author="Ryan Batt" w:date="2015-01-01T18:50:00Z">
        <w:r w:rsidR="006174AD" w:rsidDel="00E52DAA">
          <w:rPr>
            <w:rFonts w:ascii="Times New Roman" w:hAnsi="Times New Roman" w:cs="Times New Roman"/>
            <w:sz w:val="24"/>
            <w:szCs w:val="24"/>
          </w:rPr>
          <w:delText xml:space="preserve">to </w:delText>
        </w:r>
      </w:del>
      <w:ins w:id="296" w:author="Ryan Batt" w:date="2015-01-01T18:50:00Z">
        <w:r w:rsidR="00E52DAA">
          <w:rPr>
            <w:rFonts w:ascii="Times New Roman" w:hAnsi="Times New Roman" w:cs="Times New Roman"/>
            <w:sz w:val="24"/>
            <w:szCs w:val="24"/>
          </w:rPr>
          <w:t xml:space="preserve">with </w:t>
        </w:r>
      </w:ins>
      <w:r w:rsidR="006174AD">
        <w:rPr>
          <w:rFonts w:ascii="Times New Roman" w:hAnsi="Times New Roman" w:cs="Times New Roman"/>
          <w:sz w:val="24"/>
          <w:szCs w:val="24"/>
        </w:rPr>
        <w:t>later dat</w:t>
      </w:r>
      <w:r w:rsidR="00E26EFD">
        <w:rPr>
          <w:rFonts w:ascii="Times New Roman" w:hAnsi="Times New Roman" w:cs="Times New Roman"/>
          <w:sz w:val="24"/>
          <w:szCs w:val="24"/>
        </w:rPr>
        <w:t xml:space="preserve">es of ice formation in </w:t>
      </w:r>
      <w:proofErr w:type="spellStart"/>
      <w:r w:rsidR="00E26EFD">
        <w:rPr>
          <w:rFonts w:ascii="Times New Roman" w:hAnsi="Times New Roman" w:cs="Times New Roman"/>
          <w:sz w:val="24"/>
          <w:szCs w:val="24"/>
        </w:rPr>
        <w:t>Suwa</w:t>
      </w:r>
      <w:proofErr w:type="spellEnd"/>
      <w:r w:rsidR="00E26EFD">
        <w:rPr>
          <w:rFonts w:ascii="Times New Roman" w:hAnsi="Times New Roman" w:cs="Times New Roman"/>
          <w:sz w:val="24"/>
          <w:szCs w:val="24"/>
        </w:rPr>
        <w:t xml:space="preserve"> </w:t>
      </w:r>
      <w:r>
        <w:rPr>
          <w:rFonts w:ascii="Times New Roman" w:hAnsi="Times New Roman" w:cs="Times New Roman"/>
          <w:sz w:val="24"/>
          <w:szCs w:val="24"/>
        </w:rPr>
        <w:t>and ea</w:t>
      </w:r>
      <w:r w:rsidR="00E26EFD">
        <w:rPr>
          <w:rFonts w:ascii="Times New Roman" w:hAnsi="Times New Roman" w:cs="Times New Roman"/>
          <w:sz w:val="24"/>
          <w:szCs w:val="24"/>
        </w:rPr>
        <w:t>rlier ice breakup in Torne</w:t>
      </w:r>
      <w:r>
        <w:rPr>
          <w:rFonts w:ascii="Times New Roman" w:hAnsi="Times New Roman" w:cs="Times New Roman"/>
          <w:sz w:val="24"/>
          <w:szCs w:val="24"/>
        </w:rPr>
        <w:t xml:space="preserve"> after </w:t>
      </w:r>
      <w:r w:rsidR="0035502B">
        <w:rPr>
          <w:rFonts w:ascii="Times New Roman" w:hAnsi="Times New Roman" w:cs="Times New Roman"/>
          <w:sz w:val="24"/>
          <w:szCs w:val="24"/>
        </w:rPr>
        <w:t>the breakpoints</w:t>
      </w:r>
      <w:r w:rsidR="006174AD">
        <w:rPr>
          <w:rFonts w:ascii="Times New Roman" w:hAnsi="Times New Roman" w:cs="Times New Roman"/>
          <w:sz w:val="24"/>
          <w:szCs w:val="24"/>
        </w:rPr>
        <w:t xml:space="preserve"> (</w:t>
      </w:r>
      <w:commentRangeStart w:id="297"/>
      <w:r w:rsidR="006174AD">
        <w:rPr>
          <w:rFonts w:ascii="Times New Roman" w:hAnsi="Times New Roman" w:cs="Times New Roman"/>
          <w:sz w:val="24"/>
          <w:szCs w:val="24"/>
        </w:rPr>
        <w:t>Figure</w:t>
      </w:r>
      <w:r w:rsidR="0035502B">
        <w:rPr>
          <w:rFonts w:ascii="Times New Roman" w:hAnsi="Times New Roman" w:cs="Times New Roman"/>
          <w:sz w:val="24"/>
          <w:szCs w:val="24"/>
        </w:rPr>
        <w:t xml:space="preserve"> 3</w:t>
      </w:r>
      <w:commentRangeEnd w:id="297"/>
      <w:r w:rsidR="00EA4055">
        <w:rPr>
          <w:rStyle w:val="CommentReference"/>
          <w:rFonts w:cs="Courier"/>
        </w:rPr>
        <w:commentReference w:id="297"/>
      </w:r>
      <w:r w:rsidR="006174AD">
        <w:rPr>
          <w:rFonts w:ascii="Times New Roman" w:hAnsi="Times New Roman" w:cs="Times New Roman"/>
          <w:sz w:val="24"/>
          <w:szCs w:val="24"/>
        </w:rPr>
        <w:t xml:space="preserve">). </w:t>
      </w:r>
      <w:r w:rsidR="0035502B">
        <w:rPr>
          <w:rFonts w:ascii="Times New Roman" w:hAnsi="Times New Roman"/>
          <w:bCs/>
          <w:sz w:val="24"/>
          <w:szCs w:val="24"/>
        </w:rPr>
        <w:t>To our knowledge, this is the first study to document</w:t>
      </w:r>
      <w:r w:rsidR="0035502B" w:rsidRPr="00946495">
        <w:rPr>
          <w:rFonts w:ascii="Times New Roman" w:hAnsi="Times New Roman" w:cs="Helvetica"/>
          <w:sz w:val="24"/>
          <w:szCs w:val="48"/>
        </w:rPr>
        <w:t xml:space="preserve"> a direct </w:t>
      </w:r>
      <w:r w:rsidR="0035502B">
        <w:rPr>
          <w:rFonts w:ascii="Times New Roman" w:hAnsi="Times New Roman" w:cs="Helvetica"/>
          <w:sz w:val="24"/>
          <w:szCs w:val="48"/>
        </w:rPr>
        <w:t xml:space="preserve">statistical </w:t>
      </w:r>
      <w:r w:rsidR="0035502B" w:rsidRPr="00946495">
        <w:rPr>
          <w:rFonts w:ascii="Times New Roman" w:hAnsi="Times New Roman" w:cs="Helvetica"/>
          <w:sz w:val="24"/>
          <w:szCs w:val="48"/>
        </w:rPr>
        <w:t xml:space="preserve">link between increasing </w:t>
      </w:r>
      <w:r w:rsidR="0035502B" w:rsidRPr="00946495">
        <w:rPr>
          <w:rFonts w:ascii="Times New Roman" w:hAnsi="Times New Roman"/>
          <w:sz w:val="24"/>
          <w:szCs w:val="24"/>
        </w:rPr>
        <w:t>atmospheric CO</w:t>
      </w:r>
      <w:r w:rsidR="0035502B" w:rsidRPr="00946495">
        <w:rPr>
          <w:rFonts w:ascii="Times New Roman" w:hAnsi="Times New Roman"/>
          <w:sz w:val="24"/>
          <w:szCs w:val="24"/>
          <w:vertAlign w:val="subscript"/>
        </w:rPr>
        <w:t>2</w:t>
      </w:r>
      <w:r w:rsidR="0035502B" w:rsidRPr="00946495">
        <w:rPr>
          <w:rFonts w:ascii="Times New Roman" w:hAnsi="Times New Roman"/>
          <w:sz w:val="24"/>
          <w:szCs w:val="24"/>
        </w:rPr>
        <w:t xml:space="preserve"> concentrations and later ice </w:t>
      </w:r>
      <w:r w:rsidR="0035502B">
        <w:rPr>
          <w:rFonts w:ascii="Times New Roman" w:hAnsi="Times New Roman"/>
          <w:sz w:val="24"/>
          <w:szCs w:val="24"/>
        </w:rPr>
        <w:t>freeze</w:t>
      </w:r>
      <w:r w:rsidR="0035502B" w:rsidRPr="00946495">
        <w:rPr>
          <w:rFonts w:ascii="Times New Roman" w:hAnsi="Times New Roman"/>
          <w:sz w:val="24"/>
          <w:szCs w:val="24"/>
        </w:rPr>
        <w:t xml:space="preserve"> and earlier ice breakup</w:t>
      </w:r>
      <w:r w:rsidR="0035502B">
        <w:rPr>
          <w:rFonts w:ascii="Times New Roman" w:hAnsi="Times New Roman"/>
          <w:sz w:val="24"/>
          <w:szCs w:val="24"/>
        </w:rPr>
        <w:t xml:space="preserve"> following the start of the Industrial Revolution</w:t>
      </w:r>
      <w:r w:rsidR="0035502B" w:rsidRPr="00946495">
        <w:rPr>
          <w:rFonts w:ascii="Times New Roman" w:hAnsi="Times New Roman"/>
          <w:sz w:val="24"/>
          <w:szCs w:val="24"/>
        </w:rPr>
        <w:t xml:space="preserve">.  </w:t>
      </w:r>
      <w:r w:rsidR="0035502B">
        <w:rPr>
          <w:rFonts w:ascii="Times New Roman" w:hAnsi="Times New Roman"/>
          <w:sz w:val="24"/>
          <w:szCs w:val="24"/>
        </w:rPr>
        <w:t xml:space="preserve">The timing of ice breakup may especially be sensitive to </w:t>
      </w:r>
      <w:r w:rsidR="0035502B" w:rsidRPr="00946495">
        <w:rPr>
          <w:rFonts w:ascii="Times New Roman" w:hAnsi="Times New Roman"/>
          <w:sz w:val="24"/>
          <w:szCs w:val="24"/>
        </w:rPr>
        <w:t>CO</w:t>
      </w:r>
      <w:r w:rsidR="0035502B" w:rsidRPr="00946495">
        <w:rPr>
          <w:rFonts w:ascii="Times New Roman" w:hAnsi="Times New Roman"/>
          <w:sz w:val="24"/>
          <w:szCs w:val="24"/>
          <w:vertAlign w:val="subscript"/>
        </w:rPr>
        <w:t>2</w:t>
      </w:r>
      <w:r w:rsidR="0035502B" w:rsidRPr="00946495">
        <w:rPr>
          <w:rFonts w:ascii="Times New Roman" w:hAnsi="Times New Roman"/>
          <w:sz w:val="24"/>
          <w:szCs w:val="24"/>
        </w:rPr>
        <w:t xml:space="preserve"> concentrations </w:t>
      </w:r>
      <w:r w:rsidR="0035502B">
        <w:rPr>
          <w:rFonts w:ascii="Times New Roman" w:hAnsi="Times New Roman"/>
          <w:sz w:val="24"/>
          <w:szCs w:val="24"/>
        </w:rPr>
        <w:t>and warming may be particularly pronounced in winter and early spring at higher latitudes (</w:t>
      </w:r>
      <w:proofErr w:type="spellStart"/>
      <w:r w:rsidR="0035502B">
        <w:rPr>
          <w:rFonts w:ascii="Times New Roman" w:hAnsi="Times New Roman"/>
          <w:sz w:val="24"/>
          <w:szCs w:val="24"/>
        </w:rPr>
        <w:t>Yoo</w:t>
      </w:r>
      <w:proofErr w:type="spellEnd"/>
      <w:r w:rsidR="0035502B">
        <w:rPr>
          <w:rFonts w:ascii="Times New Roman" w:hAnsi="Times New Roman"/>
          <w:sz w:val="24"/>
          <w:szCs w:val="24"/>
        </w:rPr>
        <w:t xml:space="preserve"> and </w:t>
      </w:r>
      <w:proofErr w:type="spellStart"/>
      <w:r w:rsidR="0035502B">
        <w:rPr>
          <w:rFonts w:ascii="Times New Roman" w:hAnsi="Times New Roman"/>
          <w:sz w:val="24"/>
          <w:szCs w:val="24"/>
        </w:rPr>
        <w:t>D’Odorico</w:t>
      </w:r>
      <w:proofErr w:type="spellEnd"/>
      <w:r w:rsidR="0035502B">
        <w:rPr>
          <w:rFonts w:ascii="Times New Roman" w:hAnsi="Times New Roman"/>
          <w:sz w:val="24"/>
          <w:szCs w:val="24"/>
        </w:rPr>
        <w:t xml:space="preserve"> 2002).  This suggests a</w:t>
      </w:r>
      <w:r w:rsidR="0035502B" w:rsidRPr="00946495">
        <w:rPr>
          <w:rFonts w:ascii="Times New Roman" w:hAnsi="Times New Roman"/>
          <w:sz w:val="24"/>
          <w:szCs w:val="24"/>
        </w:rPr>
        <w:t xml:space="preserve"> </w:t>
      </w:r>
      <w:r w:rsidR="0035502B">
        <w:rPr>
          <w:rFonts w:ascii="Times New Roman" w:hAnsi="Times New Roman"/>
          <w:sz w:val="24"/>
          <w:szCs w:val="24"/>
        </w:rPr>
        <w:t>role for</w:t>
      </w:r>
      <w:r w:rsidR="00763BE6">
        <w:rPr>
          <w:rFonts w:ascii="Times New Roman" w:hAnsi="Times New Roman"/>
          <w:sz w:val="24"/>
          <w:szCs w:val="24"/>
        </w:rPr>
        <w:t xml:space="preserve"> climate change in the </w:t>
      </w:r>
      <w:r w:rsidR="0035502B" w:rsidRPr="00946495">
        <w:rPr>
          <w:rFonts w:ascii="Times New Roman" w:hAnsi="Times New Roman"/>
          <w:sz w:val="24"/>
          <w:szCs w:val="24"/>
        </w:rPr>
        <w:t xml:space="preserve">alterations </w:t>
      </w:r>
      <w:r w:rsidR="00763BE6">
        <w:rPr>
          <w:rFonts w:ascii="Times New Roman" w:hAnsi="Times New Roman"/>
          <w:sz w:val="24"/>
          <w:szCs w:val="24"/>
        </w:rPr>
        <w:t>of</w:t>
      </w:r>
      <w:r w:rsidR="0035502B" w:rsidRPr="00946495">
        <w:rPr>
          <w:rFonts w:ascii="Times New Roman" w:hAnsi="Times New Roman"/>
          <w:sz w:val="24"/>
          <w:szCs w:val="24"/>
        </w:rPr>
        <w:t xml:space="preserve"> ice phenology following incr</w:t>
      </w:r>
      <w:r w:rsidR="0035502B">
        <w:rPr>
          <w:rFonts w:ascii="Times New Roman" w:hAnsi="Times New Roman"/>
          <w:sz w:val="24"/>
          <w:szCs w:val="24"/>
        </w:rPr>
        <w:t>eased greenhouse gas emissions.</w:t>
      </w:r>
    </w:p>
    <w:p w14:paraId="6521203C" w14:textId="683EA4B6" w:rsidR="003B43EA" w:rsidRPr="00BA2C60" w:rsidRDefault="000112E0" w:rsidP="00DF7065">
      <w:pPr>
        <w:spacing w:line="480" w:lineRule="auto"/>
        <w:ind w:left="0" w:firstLine="720"/>
        <w:rPr>
          <w:rFonts w:ascii="Times New Roman" w:hAnsi="Times New Roman" w:cs="Times New Roman"/>
          <w:sz w:val="24"/>
          <w:szCs w:val="24"/>
        </w:rPr>
      </w:pPr>
      <w:r>
        <w:rPr>
          <w:rFonts w:ascii="Times New Roman" w:hAnsi="Times New Roman" w:cs="Helvetica"/>
          <w:sz w:val="24"/>
          <w:szCs w:val="48"/>
        </w:rPr>
        <w:t>Warmer falls and winters were related to</w:t>
      </w:r>
      <w:r w:rsidR="00E26EFD">
        <w:rPr>
          <w:rFonts w:ascii="Times New Roman" w:hAnsi="Times New Roman" w:cs="Helvetica"/>
          <w:sz w:val="24"/>
          <w:szCs w:val="48"/>
        </w:rPr>
        <w:t xml:space="preserve"> later freeze dates in </w:t>
      </w:r>
      <w:proofErr w:type="spellStart"/>
      <w:r w:rsidR="00E26EFD">
        <w:rPr>
          <w:rFonts w:ascii="Times New Roman" w:hAnsi="Times New Roman" w:cs="Helvetica"/>
          <w:sz w:val="24"/>
          <w:szCs w:val="48"/>
        </w:rPr>
        <w:t>Suwa</w:t>
      </w:r>
      <w:proofErr w:type="spellEnd"/>
      <w:r w:rsidR="009B54F2">
        <w:rPr>
          <w:rFonts w:ascii="Times New Roman" w:hAnsi="Times New Roman" w:cs="Helvetica"/>
          <w:sz w:val="24"/>
          <w:szCs w:val="48"/>
        </w:rPr>
        <w:t xml:space="preserve"> after the breakpoint</w:t>
      </w:r>
      <w:r>
        <w:rPr>
          <w:rFonts w:ascii="Times New Roman" w:hAnsi="Times New Roman" w:cs="Helvetica"/>
          <w:sz w:val="24"/>
          <w:szCs w:val="48"/>
        </w:rPr>
        <w:t xml:space="preserve"> and warmer springs were related to earlier </w:t>
      </w:r>
      <w:r w:rsidR="00E26EFD">
        <w:rPr>
          <w:rFonts w:ascii="Times New Roman" w:hAnsi="Times New Roman" w:cs="Helvetica"/>
          <w:sz w:val="24"/>
          <w:szCs w:val="48"/>
        </w:rPr>
        <w:t xml:space="preserve">ice breakup date in Torne </w:t>
      </w:r>
      <w:r w:rsidR="00A22C14">
        <w:rPr>
          <w:rFonts w:ascii="Times New Roman" w:hAnsi="Times New Roman" w:cs="Helvetica"/>
          <w:sz w:val="24"/>
          <w:szCs w:val="48"/>
        </w:rPr>
        <w:t>over the time series</w:t>
      </w:r>
      <w:r>
        <w:rPr>
          <w:rFonts w:ascii="Times New Roman" w:hAnsi="Times New Roman" w:cs="Helvetica"/>
          <w:sz w:val="24"/>
          <w:szCs w:val="48"/>
        </w:rPr>
        <w:t xml:space="preserve">. </w:t>
      </w:r>
      <w:r>
        <w:rPr>
          <w:rFonts w:ascii="Times New Roman" w:hAnsi="Times New Roman"/>
          <w:sz w:val="24"/>
          <w:szCs w:val="24"/>
        </w:rPr>
        <w:t>Y</w:t>
      </w:r>
      <w:r w:rsidRPr="008C3B24">
        <w:rPr>
          <w:rFonts w:ascii="Times New Roman" w:hAnsi="Times New Roman"/>
          <w:sz w:val="24"/>
          <w:szCs w:val="24"/>
        </w:rPr>
        <w:t>ears with elevated air temperatures have correspondingly shorter duration of ice coverage</w:t>
      </w:r>
      <w:r>
        <w:rPr>
          <w:rFonts w:ascii="Times New Roman" w:hAnsi="Times New Roman"/>
          <w:sz w:val="24"/>
          <w:szCs w:val="24"/>
        </w:rPr>
        <w:t xml:space="preserve"> across the Northern Hemisphere</w:t>
      </w:r>
      <w:r w:rsidRPr="008C3B24">
        <w:rPr>
          <w:rFonts w:ascii="Times New Roman" w:hAnsi="Times New Roman"/>
          <w:sz w:val="24"/>
          <w:szCs w:val="24"/>
        </w:rPr>
        <w:t xml:space="preserve"> (Benson et al. 2012).</w:t>
      </w:r>
      <w:r w:rsidR="00350080">
        <w:rPr>
          <w:rFonts w:ascii="Times New Roman" w:hAnsi="Times New Roman"/>
          <w:sz w:val="24"/>
          <w:szCs w:val="24"/>
        </w:rPr>
        <w:t xml:space="preserve">  The only other significant driver </w:t>
      </w:r>
      <w:ins w:id="298" w:author="Ryan Batt" w:date="2015-01-01T21:57:00Z">
        <w:r w:rsidR="00EA4055">
          <w:rPr>
            <w:rFonts w:ascii="Times New Roman" w:hAnsi="Times New Roman"/>
            <w:sz w:val="24"/>
            <w:szCs w:val="24"/>
          </w:rPr>
          <w:t xml:space="preserve">of ice date after the Torne breakpoint was </w:t>
        </w:r>
      </w:ins>
      <w:del w:id="299" w:author="Ryan Batt" w:date="2015-01-01T21:57:00Z">
        <w:r w:rsidR="00350080" w:rsidDel="00EA4055">
          <w:rPr>
            <w:rFonts w:ascii="Times New Roman" w:hAnsi="Times New Roman"/>
            <w:sz w:val="24"/>
            <w:szCs w:val="24"/>
          </w:rPr>
          <w:delText xml:space="preserve">we observed was </w:delText>
        </w:r>
      </w:del>
      <w:r w:rsidR="00350080">
        <w:rPr>
          <w:rFonts w:ascii="Times New Roman" w:hAnsi="Times New Roman"/>
          <w:sz w:val="24"/>
          <w:szCs w:val="24"/>
        </w:rPr>
        <w:t xml:space="preserve">NAO </w:t>
      </w:r>
      <w:del w:id="300" w:author="Ryan Batt" w:date="2015-01-01T21:57:00Z">
        <w:r w:rsidR="00350080" w:rsidDel="00EA4055">
          <w:rPr>
            <w:rFonts w:ascii="Times New Roman" w:hAnsi="Times New Roman"/>
            <w:sz w:val="24"/>
            <w:szCs w:val="24"/>
          </w:rPr>
          <w:delText>after the breakpoint</w:delText>
        </w:r>
        <w:r w:rsidR="00E26EFD" w:rsidDel="00EA4055">
          <w:rPr>
            <w:rFonts w:ascii="Times New Roman" w:hAnsi="Times New Roman"/>
            <w:sz w:val="24"/>
            <w:szCs w:val="24"/>
          </w:rPr>
          <w:delText xml:space="preserve"> in Torne </w:delText>
        </w:r>
      </w:del>
      <w:r w:rsidR="00350080">
        <w:rPr>
          <w:rFonts w:ascii="Times New Roman" w:hAnsi="Times New Roman"/>
          <w:sz w:val="24"/>
          <w:szCs w:val="24"/>
        </w:rPr>
        <w:t>(Figure 3)</w:t>
      </w:r>
      <w:proofErr w:type="gramStart"/>
      <w:r w:rsidR="00350080">
        <w:rPr>
          <w:rFonts w:ascii="Times New Roman" w:hAnsi="Times New Roman"/>
          <w:sz w:val="24"/>
          <w:szCs w:val="24"/>
        </w:rPr>
        <w:t xml:space="preserve">.  </w:t>
      </w:r>
      <w:proofErr w:type="gramEnd"/>
      <w:r w:rsidR="00350080">
        <w:rPr>
          <w:rFonts w:ascii="Times New Roman" w:hAnsi="Times New Roman"/>
          <w:sz w:val="24"/>
          <w:szCs w:val="24"/>
        </w:rPr>
        <w:t>Indices of large-scale climate drivers do not tend to explain as much variation in ice breakup as changing</w:t>
      </w:r>
      <w:r w:rsidR="003024C7">
        <w:rPr>
          <w:rFonts w:ascii="Times New Roman" w:hAnsi="Times New Roman"/>
          <w:sz w:val="24"/>
          <w:szCs w:val="24"/>
        </w:rPr>
        <w:t xml:space="preserve"> air temperatures</w:t>
      </w:r>
      <w:r w:rsidR="00350080">
        <w:rPr>
          <w:rFonts w:ascii="Times New Roman" w:hAnsi="Times New Roman"/>
          <w:sz w:val="24"/>
          <w:szCs w:val="24"/>
        </w:rPr>
        <w:t xml:space="preserve"> (Sharma et al. 2013). </w:t>
      </w:r>
    </w:p>
    <w:p w14:paraId="3B84A10C" w14:textId="4EC42FEA" w:rsidR="001E42AA" w:rsidRDefault="001E42AA" w:rsidP="006F651F">
      <w:pPr>
        <w:spacing w:line="480" w:lineRule="auto"/>
        <w:ind w:left="0" w:firstLine="0"/>
        <w:rPr>
          <w:rFonts w:ascii="Times New Roman" w:hAnsi="Times New Roman"/>
          <w:i/>
          <w:iCs/>
          <w:sz w:val="24"/>
          <w:szCs w:val="24"/>
        </w:rPr>
      </w:pPr>
      <w:r>
        <w:rPr>
          <w:rFonts w:ascii="Times New Roman" w:hAnsi="Times New Roman"/>
          <w:i/>
          <w:iCs/>
          <w:sz w:val="24"/>
          <w:szCs w:val="24"/>
        </w:rPr>
        <w:t>Conclusions</w:t>
      </w:r>
    </w:p>
    <w:p w14:paraId="62A67ACD" w14:textId="06DDB7E7" w:rsidR="00E623C6" w:rsidRPr="00A74D02" w:rsidRDefault="008E033F" w:rsidP="006F651F">
      <w:pPr>
        <w:spacing w:line="480" w:lineRule="auto"/>
        <w:ind w:left="0" w:firstLine="0"/>
        <w:rPr>
          <w:rFonts w:ascii="Times New Roman" w:hAnsi="Times New Roman"/>
          <w:iCs/>
          <w:sz w:val="24"/>
          <w:szCs w:val="24"/>
        </w:rPr>
      </w:pPr>
      <w:r>
        <w:rPr>
          <w:rFonts w:ascii="Times New Roman" w:hAnsi="Times New Roman"/>
          <w:iCs/>
          <w:sz w:val="24"/>
          <w:szCs w:val="24"/>
        </w:rPr>
        <w:tab/>
      </w:r>
      <w:r w:rsidR="00C3657E">
        <w:rPr>
          <w:rFonts w:ascii="Times New Roman" w:hAnsi="Times New Roman"/>
          <w:iCs/>
          <w:sz w:val="24"/>
          <w:szCs w:val="24"/>
        </w:rPr>
        <w:t xml:space="preserve">Direct, human observations of </w:t>
      </w:r>
      <w:r w:rsidR="00563A00">
        <w:rPr>
          <w:rFonts w:ascii="Times New Roman" w:hAnsi="Times New Roman"/>
          <w:iCs/>
          <w:sz w:val="24"/>
          <w:szCs w:val="24"/>
        </w:rPr>
        <w:t xml:space="preserve">lake and river </w:t>
      </w:r>
      <w:r w:rsidR="00C3657E">
        <w:rPr>
          <w:rFonts w:ascii="Times New Roman" w:hAnsi="Times New Roman"/>
          <w:iCs/>
          <w:sz w:val="24"/>
          <w:szCs w:val="24"/>
        </w:rPr>
        <w:t xml:space="preserve">ice records from the past 5-7 centuries are unique. </w:t>
      </w:r>
      <w:r w:rsidR="00563A00">
        <w:rPr>
          <w:rFonts w:ascii="Times New Roman" w:hAnsi="Times New Roman"/>
          <w:iCs/>
          <w:sz w:val="24"/>
          <w:szCs w:val="24"/>
        </w:rPr>
        <w:t>These</w:t>
      </w:r>
      <w:r w:rsidR="00C3657E">
        <w:rPr>
          <w:rFonts w:ascii="Times New Roman" w:hAnsi="Times New Roman"/>
          <w:iCs/>
          <w:sz w:val="24"/>
          <w:szCs w:val="24"/>
        </w:rPr>
        <w:t xml:space="preserve"> multi-centur</w:t>
      </w:r>
      <w:r w:rsidR="00563A00">
        <w:rPr>
          <w:rFonts w:ascii="Times New Roman" w:hAnsi="Times New Roman"/>
          <w:iCs/>
          <w:sz w:val="24"/>
          <w:szCs w:val="24"/>
        </w:rPr>
        <w:t xml:space="preserve">y ice records </w:t>
      </w:r>
      <w:r w:rsidR="00C3657E">
        <w:rPr>
          <w:rFonts w:ascii="Times New Roman" w:hAnsi="Times New Roman"/>
          <w:iCs/>
          <w:sz w:val="24"/>
          <w:szCs w:val="24"/>
        </w:rPr>
        <w:t>provide insights into changing climate and variability</w:t>
      </w:r>
      <w:r w:rsidR="005279B7">
        <w:rPr>
          <w:rFonts w:ascii="Times New Roman" w:hAnsi="Times New Roman"/>
          <w:iCs/>
          <w:sz w:val="24"/>
          <w:szCs w:val="24"/>
        </w:rPr>
        <w:t xml:space="preserve"> through a new lens</w:t>
      </w:r>
      <w:r w:rsidR="00F40C41">
        <w:rPr>
          <w:rFonts w:ascii="Times New Roman" w:hAnsi="Times New Roman"/>
          <w:iCs/>
          <w:sz w:val="24"/>
          <w:szCs w:val="24"/>
        </w:rPr>
        <w:t>.</w:t>
      </w:r>
      <w:r w:rsidR="00C3657E">
        <w:rPr>
          <w:rFonts w:ascii="Times New Roman" w:hAnsi="Times New Roman"/>
          <w:iCs/>
          <w:sz w:val="24"/>
          <w:szCs w:val="24"/>
        </w:rPr>
        <w:t xml:space="preserve"> We identify that following </w:t>
      </w:r>
      <w:r>
        <w:rPr>
          <w:rFonts w:ascii="Times New Roman" w:hAnsi="Times New Roman"/>
          <w:iCs/>
          <w:sz w:val="24"/>
          <w:szCs w:val="24"/>
        </w:rPr>
        <w:t>the</w:t>
      </w:r>
      <w:r w:rsidR="004249AC">
        <w:rPr>
          <w:rFonts w:ascii="Times New Roman" w:hAnsi="Times New Roman"/>
          <w:iCs/>
          <w:sz w:val="24"/>
          <w:szCs w:val="24"/>
        </w:rPr>
        <w:t xml:space="preserve"> breakpoints </w:t>
      </w:r>
      <w:r w:rsidR="00F40C41">
        <w:rPr>
          <w:rFonts w:ascii="Times New Roman" w:hAnsi="Times New Roman"/>
          <w:iCs/>
          <w:sz w:val="24"/>
          <w:szCs w:val="24"/>
        </w:rPr>
        <w:t>coinciding with</w:t>
      </w:r>
      <w:r w:rsidR="004249AC">
        <w:rPr>
          <w:rFonts w:ascii="Times New Roman" w:hAnsi="Times New Roman"/>
          <w:iCs/>
          <w:sz w:val="24"/>
          <w:szCs w:val="24"/>
        </w:rPr>
        <w:t xml:space="preserve"> the</w:t>
      </w:r>
      <w:r>
        <w:rPr>
          <w:rFonts w:ascii="Times New Roman" w:hAnsi="Times New Roman"/>
          <w:iCs/>
          <w:sz w:val="24"/>
          <w:szCs w:val="24"/>
        </w:rPr>
        <w:t xml:space="preserve"> start of the</w:t>
      </w:r>
      <w:r w:rsidR="00C3657E">
        <w:rPr>
          <w:rFonts w:ascii="Times New Roman" w:hAnsi="Times New Roman"/>
          <w:iCs/>
          <w:sz w:val="24"/>
          <w:szCs w:val="24"/>
        </w:rPr>
        <w:t xml:space="preserve"> Industrial Revolution, warming rates increased, variability decreased or did not change significantly, significant </w:t>
      </w:r>
      <w:r w:rsidR="00B20E4C">
        <w:rPr>
          <w:rFonts w:ascii="Times New Roman" w:hAnsi="Times New Roman"/>
          <w:iCs/>
          <w:sz w:val="24"/>
          <w:szCs w:val="24"/>
        </w:rPr>
        <w:t xml:space="preserve">short and long </w:t>
      </w:r>
      <w:r w:rsidR="00C3657E">
        <w:rPr>
          <w:rFonts w:ascii="Times New Roman" w:hAnsi="Times New Roman"/>
          <w:iCs/>
          <w:sz w:val="24"/>
          <w:szCs w:val="24"/>
        </w:rPr>
        <w:t>period</w:t>
      </w:r>
      <w:r w:rsidR="00B20E4C">
        <w:rPr>
          <w:rFonts w:ascii="Times New Roman" w:hAnsi="Times New Roman"/>
          <w:iCs/>
          <w:sz w:val="24"/>
          <w:szCs w:val="24"/>
        </w:rPr>
        <w:t xml:space="preserve">s of </w:t>
      </w:r>
      <w:r w:rsidR="00C3657E">
        <w:rPr>
          <w:rFonts w:ascii="Times New Roman" w:hAnsi="Times New Roman"/>
          <w:iCs/>
          <w:sz w:val="24"/>
          <w:szCs w:val="24"/>
        </w:rPr>
        <w:t xml:space="preserve">oscillations </w:t>
      </w:r>
      <w:r w:rsidR="00B20E4C">
        <w:rPr>
          <w:rFonts w:ascii="Times New Roman" w:hAnsi="Times New Roman"/>
          <w:iCs/>
          <w:sz w:val="24"/>
          <w:szCs w:val="24"/>
        </w:rPr>
        <w:t>disappeared</w:t>
      </w:r>
      <w:r w:rsidR="00C3657E">
        <w:rPr>
          <w:rFonts w:ascii="Times New Roman" w:hAnsi="Times New Roman"/>
          <w:iCs/>
          <w:sz w:val="24"/>
          <w:szCs w:val="24"/>
        </w:rPr>
        <w:t xml:space="preserve">, and </w:t>
      </w:r>
      <w:r w:rsidR="0018134D">
        <w:rPr>
          <w:rFonts w:ascii="Times New Roman" w:hAnsi="Times New Roman"/>
          <w:iCs/>
          <w:sz w:val="24"/>
          <w:szCs w:val="24"/>
        </w:rPr>
        <w:t>later dates of ice formation and earlier breakup</w:t>
      </w:r>
      <w:r w:rsidR="00F40C41">
        <w:rPr>
          <w:rFonts w:ascii="Times New Roman" w:hAnsi="Times New Roman"/>
          <w:iCs/>
          <w:sz w:val="24"/>
          <w:szCs w:val="24"/>
        </w:rPr>
        <w:t xml:space="preserve"> we</w:t>
      </w:r>
      <w:r w:rsidR="00C3657E">
        <w:rPr>
          <w:rFonts w:ascii="Times New Roman" w:hAnsi="Times New Roman"/>
          <w:iCs/>
          <w:sz w:val="24"/>
          <w:szCs w:val="24"/>
        </w:rPr>
        <w:t>re related</w:t>
      </w:r>
      <w:r w:rsidR="00E623C6">
        <w:rPr>
          <w:rFonts w:ascii="Times New Roman" w:hAnsi="Times New Roman"/>
          <w:iCs/>
          <w:sz w:val="24"/>
          <w:szCs w:val="24"/>
        </w:rPr>
        <w:t xml:space="preserve"> significantly</w:t>
      </w:r>
      <w:r w:rsidR="00C3657E">
        <w:rPr>
          <w:rFonts w:ascii="Times New Roman" w:hAnsi="Times New Roman"/>
          <w:iCs/>
          <w:sz w:val="24"/>
          <w:szCs w:val="24"/>
        </w:rPr>
        <w:t xml:space="preserve"> to</w:t>
      </w:r>
      <w:r w:rsidR="0018134D">
        <w:rPr>
          <w:rFonts w:ascii="Times New Roman" w:hAnsi="Times New Roman"/>
          <w:iCs/>
          <w:sz w:val="24"/>
          <w:szCs w:val="24"/>
        </w:rPr>
        <w:t xml:space="preserve"> increases in atmospheric CO</w:t>
      </w:r>
      <w:r w:rsidR="0018134D">
        <w:rPr>
          <w:rFonts w:ascii="Times New Roman" w:hAnsi="Times New Roman"/>
          <w:iCs/>
          <w:sz w:val="24"/>
          <w:szCs w:val="24"/>
          <w:vertAlign w:val="subscript"/>
        </w:rPr>
        <w:t xml:space="preserve">2 </w:t>
      </w:r>
      <w:r w:rsidR="0018134D">
        <w:rPr>
          <w:rFonts w:ascii="Times New Roman" w:hAnsi="Times New Roman"/>
          <w:iCs/>
          <w:sz w:val="24"/>
          <w:szCs w:val="24"/>
        </w:rPr>
        <w:t>concentrations and air temperatures.</w:t>
      </w:r>
      <w:r w:rsidR="00036F9E">
        <w:rPr>
          <w:rFonts w:ascii="Times New Roman" w:hAnsi="Times New Roman"/>
          <w:iCs/>
          <w:sz w:val="24"/>
          <w:szCs w:val="24"/>
        </w:rPr>
        <w:t xml:space="preserve"> </w:t>
      </w:r>
      <w:r w:rsidR="005A4DEA">
        <w:rPr>
          <w:rFonts w:ascii="Times New Roman" w:hAnsi="Times New Roman"/>
          <w:iCs/>
          <w:sz w:val="24"/>
          <w:szCs w:val="24"/>
        </w:rPr>
        <w:t xml:space="preserve">Results </w:t>
      </w:r>
      <w:bookmarkStart w:id="301" w:name="_GoBack"/>
      <w:bookmarkEnd w:id="301"/>
      <w:r w:rsidR="005A4DEA">
        <w:rPr>
          <w:rFonts w:ascii="Times New Roman" w:hAnsi="Times New Roman"/>
          <w:iCs/>
          <w:sz w:val="24"/>
          <w:szCs w:val="24"/>
        </w:rPr>
        <w:t>from these direct</w:t>
      </w:r>
      <w:r w:rsidR="00713F34">
        <w:rPr>
          <w:rFonts w:ascii="Times New Roman" w:hAnsi="Times New Roman"/>
          <w:iCs/>
          <w:sz w:val="24"/>
          <w:szCs w:val="24"/>
        </w:rPr>
        <w:t xml:space="preserve"> human</w:t>
      </w:r>
      <w:r w:rsidR="005A4DEA">
        <w:rPr>
          <w:rFonts w:ascii="Times New Roman" w:hAnsi="Times New Roman"/>
          <w:iCs/>
          <w:sz w:val="24"/>
          <w:szCs w:val="24"/>
        </w:rPr>
        <w:t xml:space="preserve"> observations </w:t>
      </w:r>
      <w:r w:rsidR="005A4DEA">
        <w:rPr>
          <w:rFonts w:ascii="Times New Roman" w:hAnsi="Times New Roman"/>
          <w:sz w:val="24"/>
          <w:szCs w:val="24"/>
        </w:rPr>
        <w:t xml:space="preserve">are generally </w:t>
      </w:r>
      <w:r w:rsidR="005A4DEA">
        <w:rPr>
          <w:rFonts w:ascii="Times New Roman" w:hAnsi="Times New Roman"/>
          <w:sz w:val="24"/>
          <w:szCs w:val="24"/>
        </w:rPr>
        <w:lastRenderedPageBreak/>
        <w:t xml:space="preserve">consistent with findings using </w:t>
      </w:r>
      <w:proofErr w:type="spellStart"/>
      <w:r w:rsidR="005A4DEA">
        <w:rPr>
          <w:rFonts w:ascii="Times New Roman" w:hAnsi="Times New Roman"/>
          <w:sz w:val="24"/>
          <w:szCs w:val="24"/>
        </w:rPr>
        <w:t>paleo</w:t>
      </w:r>
      <w:proofErr w:type="spellEnd"/>
      <w:r w:rsidR="005A4DEA">
        <w:rPr>
          <w:rFonts w:ascii="Times New Roman" w:hAnsi="Times New Roman"/>
          <w:sz w:val="24"/>
          <w:szCs w:val="24"/>
        </w:rPr>
        <w:t>-inferred climate records</w:t>
      </w:r>
      <w:r w:rsidR="00713F34">
        <w:rPr>
          <w:rFonts w:ascii="Times New Roman" w:hAnsi="Times New Roman"/>
          <w:sz w:val="24"/>
          <w:szCs w:val="24"/>
        </w:rPr>
        <w:t>,</w:t>
      </w:r>
      <w:r w:rsidR="005A4DEA">
        <w:rPr>
          <w:rFonts w:ascii="Times New Roman" w:hAnsi="Times New Roman"/>
          <w:sz w:val="24"/>
          <w:szCs w:val="24"/>
        </w:rPr>
        <w:t xml:space="preserve"> reinforcing the importance of using a </w:t>
      </w:r>
      <w:r w:rsidR="00713F34">
        <w:rPr>
          <w:rFonts w:ascii="Times New Roman" w:hAnsi="Times New Roman"/>
          <w:sz w:val="24"/>
          <w:szCs w:val="24"/>
        </w:rPr>
        <w:t>diverse suite</w:t>
      </w:r>
      <w:r w:rsidR="005A4DEA">
        <w:rPr>
          <w:rFonts w:ascii="Times New Roman" w:hAnsi="Times New Roman"/>
          <w:sz w:val="24"/>
          <w:szCs w:val="24"/>
        </w:rPr>
        <w:t xml:space="preserve"> of data </w:t>
      </w:r>
      <w:r w:rsidR="00713F34">
        <w:rPr>
          <w:rFonts w:ascii="Times New Roman" w:hAnsi="Times New Roman"/>
          <w:sz w:val="24"/>
          <w:szCs w:val="24"/>
        </w:rPr>
        <w:t>types</w:t>
      </w:r>
      <w:r w:rsidR="005A4DEA">
        <w:rPr>
          <w:rFonts w:ascii="Times New Roman" w:hAnsi="Times New Roman"/>
          <w:sz w:val="24"/>
          <w:szCs w:val="24"/>
        </w:rPr>
        <w:t xml:space="preserve"> to assess long-term changes in climate and variability.   </w:t>
      </w:r>
    </w:p>
    <w:p w14:paraId="4B4EBBD9" w14:textId="5C901F6D" w:rsidR="008C0109" w:rsidRDefault="008C0109" w:rsidP="006F651F">
      <w:pPr>
        <w:spacing w:line="480" w:lineRule="auto"/>
        <w:ind w:left="0" w:firstLine="0"/>
        <w:rPr>
          <w:rFonts w:ascii="Times New Roman" w:hAnsi="Times New Roman"/>
          <w:b/>
          <w:sz w:val="24"/>
          <w:szCs w:val="24"/>
        </w:rPr>
      </w:pPr>
      <w:r>
        <w:rPr>
          <w:rFonts w:ascii="Times New Roman" w:hAnsi="Times New Roman"/>
          <w:b/>
          <w:sz w:val="24"/>
          <w:szCs w:val="24"/>
        </w:rPr>
        <w:t>Acknowledgments</w:t>
      </w:r>
    </w:p>
    <w:p w14:paraId="6513061E" w14:textId="00219AFF" w:rsidR="00FD73C5" w:rsidRDefault="008C0109" w:rsidP="006F651F">
      <w:pPr>
        <w:spacing w:line="480" w:lineRule="auto"/>
        <w:ind w:left="0" w:firstLine="0"/>
        <w:rPr>
          <w:rFonts w:ascii="Times New Roman" w:hAnsi="Times New Roman"/>
          <w:sz w:val="24"/>
          <w:szCs w:val="24"/>
        </w:rPr>
      </w:pPr>
      <w:r>
        <w:rPr>
          <w:rFonts w:ascii="Times New Roman" w:hAnsi="Times New Roman"/>
          <w:sz w:val="24"/>
          <w:szCs w:val="24"/>
        </w:rPr>
        <w:t>We thank</w:t>
      </w:r>
      <w:r w:rsidR="00082FB8">
        <w:rPr>
          <w:rFonts w:ascii="Times New Roman" w:hAnsi="Times New Roman"/>
          <w:sz w:val="24"/>
          <w:szCs w:val="24"/>
        </w:rPr>
        <w:t xml:space="preserve"> Dr</w:t>
      </w:r>
      <w:r w:rsidR="008E58BE">
        <w:rPr>
          <w:rFonts w:ascii="Times New Roman" w:hAnsi="Times New Roman"/>
          <w:sz w:val="24"/>
          <w:szCs w:val="24"/>
        </w:rPr>
        <w:t>s</w:t>
      </w:r>
      <w:r w:rsidR="00082FB8">
        <w:rPr>
          <w:rFonts w:ascii="Times New Roman" w:hAnsi="Times New Roman"/>
          <w:sz w:val="24"/>
          <w:szCs w:val="24"/>
        </w:rPr>
        <w:t>. Tadashi Arai and</w:t>
      </w:r>
      <w:r w:rsidR="008E58BE">
        <w:rPr>
          <w:rFonts w:ascii="Times New Roman" w:hAnsi="Times New Roman"/>
          <w:sz w:val="24"/>
          <w:szCs w:val="24"/>
        </w:rPr>
        <w:t xml:space="preserve"> T</w:t>
      </w:r>
      <w:r w:rsidR="008E58BE" w:rsidRPr="008E58BE">
        <w:rPr>
          <w:rFonts w:ascii="Times New Roman" w:hAnsi="Times New Roman"/>
          <w:sz w:val="24"/>
          <w:szCs w:val="24"/>
        </w:rPr>
        <w:t xml:space="preserve">akayuki </w:t>
      </w:r>
      <w:proofErr w:type="spellStart"/>
      <w:r w:rsidR="008E58BE">
        <w:rPr>
          <w:rFonts w:ascii="Times New Roman" w:hAnsi="Times New Roman"/>
          <w:sz w:val="24"/>
          <w:szCs w:val="24"/>
        </w:rPr>
        <w:t>Hanazato</w:t>
      </w:r>
      <w:proofErr w:type="spellEnd"/>
      <w:r w:rsidR="00082FB8">
        <w:rPr>
          <w:rFonts w:ascii="Times New Roman" w:hAnsi="Times New Roman"/>
          <w:sz w:val="24"/>
          <w:szCs w:val="24"/>
        </w:rPr>
        <w:t xml:space="preserve"> for providing a closer view of Lake </w:t>
      </w:r>
      <w:proofErr w:type="spellStart"/>
      <w:r w:rsidR="00082FB8">
        <w:rPr>
          <w:rFonts w:ascii="Times New Roman" w:hAnsi="Times New Roman"/>
          <w:sz w:val="24"/>
          <w:szCs w:val="24"/>
        </w:rPr>
        <w:t>Suwa</w:t>
      </w:r>
      <w:proofErr w:type="spellEnd"/>
      <w:r w:rsidR="00082FB8">
        <w:rPr>
          <w:rFonts w:ascii="Times New Roman" w:hAnsi="Times New Roman"/>
          <w:sz w:val="24"/>
          <w:szCs w:val="24"/>
        </w:rPr>
        <w:t xml:space="preserve"> and the generation of the</w:t>
      </w:r>
      <w:r w:rsidR="008E58BE">
        <w:rPr>
          <w:rFonts w:ascii="Times New Roman" w:hAnsi="Times New Roman"/>
          <w:sz w:val="24"/>
          <w:szCs w:val="24"/>
        </w:rPr>
        <w:t xml:space="preserve"> remarkable</w:t>
      </w:r>
      <w:r w:rsidR="00082FB8">
        <w:rPr>
          <w:rFonts w:ascii="Times New Roman" w:hAnsi="Times New Roman"/>
          <w:sz w:val="24"/>
          <w:szCs w:val="24"/>
        </w:rPr>
        <w:t xml:space="preserve"> dataset.  We thank</w:t>
      </w:r>
      <w:r>
        <w:rPr>
          <w:rFonts w:ascii="Times New Roman" w:hAnsi="Times New Roman"/>
          <w:sz w:val="24"/>
          <w:szCs w:val="24"/>
        </w:rPr>
        <w:t xml:space="preserve"> </w:t>
      </w:r>
      <w:r w:rsidR="00D70CC3">
        <w:rPr>
          <w:rFonts w:ascii="Times New Roman" w:hAnsi="Times New Roman"/>
          <w:sz w:val="24"/>
          <w:szCs w:val="24"/>
        </w:rPr>
        <w:t>Dr</w:t>
      </w:r>
      <w:r w:rsidR="008E58BE">
        <w:rPr>
          <w:rFonts w:ascii="Times New Roman" w:hAnsi="Times New Roman"/>
          <w:sz w:val="24"/>
          <w:szCs w:val="24"/>
        </w:rPr>
        <w:t>s</w:t>
      </w:r>
      <w:r w:rsidR="00D70CC3">
        <w:rPr>
          <w:rFonts w:ascii="Times New Roman" w:hAnsi="Times New Roman"/>
          <w:sz w:val="24"/>
          <w:szCs w:val="24"/>
        </w:rPr>
        <w:t xml:space="preserve">. </w:t>
      </w:r>
      <w:r w:rsidR="008E58BE">
        <w:rPr>
          <w:rFonts w:ascii="Times New Roman" w:hAnsi="Times New Roman"/>
          <w:sz w:val="24"/>
          <w:szCs w:val="24"/>
        </w:rPr>
        <w:t xml:space="preserve">Barbara Benson and </w:t>
      </w:r>
      <w:r w:rsidR="00DF7065">
        <w:rPr>
          <w:rFonts w:ascii="Times New Roman" w:hAnsi="Times New Roman"/>
          <w:sz w:val="24"/>
          <w:szCs w:val="24"/>
        </w:rPr>
        <w:t xml:space="preserve">Jonathan </w:t>
      </w:r>
      <w:proofErr w:type="spellStart"/>
      <w:r w:rsidR="00DF7065">
        <w:rPr>
          <w:rFonts w:ascii="Times New Roman" w:hAnsi="Times New Roman"/>
          <w:sz w:val="24"/>
          <w:szCs w:val="24"/>
        </w:rPr>
        <w:t>Ruppert</w:t>
      </w:r>
      <w:proofErr w:type="spellEnd"/>
      <w:r w:rsidR="00DF7065">
        <w:rPr>
          <w:rFonts w:ascii="Times New Roman" w:hAnsi="Times New Roman"/>
          <w:sz w:val="24"/>
          <w:szCs w:val="24"/>
        </w:rPr>
        <w:t xml:space="preserve"> for their</w:t>
      </w:r>
      <w:r w:rsidR="00D70CC3">
        <w:rPr>
          <w:rFonts w:ascii="Times New Roman" w:hAnsi="Times New Roman"/>
          <w:sz w:val="24"/>
          <w:szCs w:val="24"/>
        </w:rPr>
        <w:t xml:space="preserve"> work in the early phases of the project and </w:t>
      </w:r>
      <w:proofErr w:type="spellStart"/>
      <w:r>
        <w:rPr>
          <w:rFonts w:ascii="Times New Roman" w:hAnsi="Times New Roman"/>
          <w:sz w:val="24"/>
          <w:szCs w:val="24"/>
        </w:rPr>
        <w:t>Mayu</w:t>
      </w:r>
      <w:proofErr w:type="spellEnd"/>
      <w:r>
        <w:rPr>
          <w:rFonts w:ascii="Times New Roman" w:hAnsi="Times New Roman"/>
          <w:sz w:val="24"/>
          <w:szCs w:val="24"/>
        </w:rPr>
        <w:t xml:space="preserve"> Takasaki for her translations of Japanese text regarding the legend of </w:t>
      </w:r>
      <w:proofErr w:type="spellStart"/>
      <w:r w:rsidRPr="00DF7065">
        <w:rPr>
          <w:rFonts w:ascii="Times New Roman" w:hAnsi="Times New Roman"/>
          <w:i/>
          <w:sz w:val="24"/>
          <w:szCs w:val="24"/>
        </w:rPr>
        <w:t>omiwatari</w:t>
      </w:r>
      <w:proofErr w:type="spellEnd"/>
      <w:r>
        <w:rPr>
          <w:rFonts w:ascii="Times New Roman" w:hAnsi="Times New Roman"/>
          <w:sz w:val="24"/>
          <w:szCs w:val="24"/>
        </w:rPr>
        <w:t>.</w:t>
      </w:r>
      <w:r w:rsidR="00082FB8">
        <w:rPr>
          <w:rFonts w:ascii="Times New Roman" w:hAnsi="Times New Roman"/>
          <w:sz w:val="24"/>
          <w:szCs w:val="24"/>
        </w:rPr>
        <w:t xml:space="preserve">  </w:t>
      </w:r>
      <w:r w:rsidR="00700C1A">
        <w:rPr>
          <w:rFonts w:ascii="Times New Roman" w:hAnsi="Times New Roman"/>
          <w:sz w:val="24"/>
          <w:szCs w:val="24"/>
        </w:rPr>
        <w:t xml:space="preserve">We </w:t>
      </w:r>
      <w:r w:rsidR="00D70CC3">
        <w:rPr>
          <w:rFonts w:ascii="Times New Roman" w:hAnsi="Times New Roman"/>
          <w:sz w:val="24"/>
          <w:szCs w:val="24"/>
        </w:rPr>
        <w:t>acknowledge</w:t>
      </w:r>
      <w:r w:rsidR="00700C1A">
        <w:rPr>
          <w:rFonts w:ascii="Times New Roman" w:hAnsi="Times New Roman"/>
          <w:sz w:val="24"/>
          <w:szCs w:val="24"/>
        </w:rPr>
        <w:t xml:space="preserve"> the Natural Sciences and Engineering Research Council, York University, and the North Temperate Lakes Long Term Ecological Research Network for funding.  </w:t>
      </w:r>
    </w:p>
    <w:p w14:paraId="471DF44D" w14:textId="1A529FCC" w:rsidR="00DF7065" w:rsidRDefault="00DF7065">
      <w:pPr>
        <w:ind w:left="0" w:firstLine="0"/>
        <w:rPr>
          <w:rFonts w:ascii="Times New Roman" w:hAnsi="Times New Roman"/>
          <w:sz w:val="24"/>
          <w:szCs w:val="24"/>
        </w:rPr>
      </w:pPr>
      <w:r>
        <w:rPr>
          <w:rFonts w:ascii="Times New Roman" w:hAnsi="Times New Roman"/>
          <w:b/>
          <w:sz w:val="24"/>
          <w:szCs w:val="24"/>
        </w:rPr>
        <w:t>References</w:t>
      </w:r>
      <w:r>
        <w:rPr>
          <w:rFonts w:ascii="Times New Roman" w:hAnsi="Times New Roman"/>
          <w:sz w:val="24"/>
          <w:szCs w:val="24"/>
        </w:rPr>
        <w:br w:type="page"/>
      </w:r>
    </w:p>
    <w:p w14:paraId="5532B85E" w14:textId="4520D426" w:rsidR="00DF7065" w:rsidRDefault="00DF7065" w:rsidP="006F651F">
      <w:pPr>
        <w:spacing w:line="480" w:lineRule="auto"/>
        <w:ind w:left="0" w:firstLine="0"/>
        <w:rPr>
          <w:rFonts w:ascii="Times New Roman" w:hAnsi="Times New Roman"/>
          <w:b/>
          <w:sz w:val="24"/>
          <w:szCs w:val="24"/>
        </w:rPr>
      </w:pPr>
      <w:r>
        <w:rPr>
          <w:rFonts w:ascii="Times New Roman" w:hAnsi="Times New Roman"/>
          <w:b/>
          <w:sz w:val="24"/>
          <w:szCs w:val="24"/>
        </w:rPr>
        <w:lastRenderedPageBreak/>
        <w:t>Figures</w:t>
      </w:r>
    </w:p>
    <w:p w14:paraId="3B5E0F1E" w14:textId="77777777" w:rsidR="00DF7065" w:rsidRDefault="00DF7065" w:rsidP="00DF7065">
      <w:pPr>
        <w:spacing w:line="480" w:lineRule="auto"/>
        <w:ind w:left="0" w:firstLine="720"/>
        <w:rPr>
          <w:rFonts w:ascii="Times New Roman" w:hAnsi="Times New Roman"/>
          <w:sz w:val="24"/>
          <w:szCs w:val="24"/>
        </w:rPr>
      </w:pPr>
    </w:p>
    <w:p w14:paraId="2276CE36" w14:textId="77777777" w:rsidR="00DF7065" w:rsidRDefault="00DF7065" w:rsidP="00DF7065">
      <w:pPr>
        <w:spacing w:line="480" w:lineRule="auto"/>
        <w:ind w:left="0" w:firstLine="0"/>
        <w:rPr>
          <w:ins w:id="302" w:author="Ryan Batt" w:date="2015-01-01T18:50:00Z"/>
          <w:rFonts w:ascii="Times New Roman" w:hAnsi="Times New Roman"/>
          <w:sz w:val="24"/>
          <w:szCs w:val="24"/>
        </w:rPr>
      </w:pPr>
      <w:r>
        <w:rPr>
          <w:b/>
          <w:noProof/>
          <w:lang w:eastAsia="en-US"/>
        </w:rPr>
        <w:drawing>
          <wp:inline distT="0" distB="0" distL="0" distR="0" wp14:anchorId="074834FD" wp14:editId="7825722C">
            <wp:extent cx="3203575" cy="4572000"/>
            <wp:effectExtent l="0" t="0" r="0" b="0"/>
            <wp:docPr id="23" name="Picture 23" descr="Macintosh HD:Users:Battrd:Documents:School&amp;Work:WiscResearch:AncientIce:Figures:timeSeries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Battrd:Documents:School&amp;Work:WiscResearch:AncientIce:Figures:timeSeriesB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3575" cy="4572000"/>
                    </a:xfrm>
                    <a:prstGeom prst="rect">
                      <a:avLst/>
                    </a:prstGeom>
                    <a:noFill/>
                    <a:ln>
                      <a:noFill/>
                    </a:ln>
                  </pic:spPr>
                </pic:pic>
              </a:graphicData>
            </a:graphic>
          </wp:inline>
        </w:drawing>
      </w:r>
    </w:p>
    <w:p w14:paraId="5212A2A3" w14:textId="7441A3B9" w:rsidR="003E691E" w:rsidRDefault="00E52DAA" w:rsidP="003E691E">
      <w:pPr>
        <w:spacing w:line="480" w:lineRule="auto"/>
        <w:ind w:left="0" w:firstLine="0"/>
        <w:rPr>
          <w:ins w:id="303" w:author="Ryan Batt" w:date="2015-01-01T19:09:00Z"/>
          <w:rFonts w:ascii="Times New Roman" w:hAnsi="Times New Roman" w:cs="Times New Roman"/>
          <w:sz w:val="24"/>
          <w:szCs w:val="24"/>
        </w:rPr>
      </w:pPr>
      <w:ins w:id="304" w:author="Ryan Batt" w:date="2015-01-01T18:50:00Z">
        <w:r w:rsidRPr="00E52DAA">
          <w:rPr>
            <w:rFonts w:ascii="Times New Roman" w:hAnsi="Times New Roman"/>
            <w:b/>
            <w:sz w:val="24"/>
            <w:szCs w:val="24"/>
            <w:rPrChange w:id="305" w:author="Ryan Batt" w:date="2015-01-01T18:51:00Z">
              <w:rPr>
                <w:rFonts w:ascii="Times New Roman" w:hAnsi="Times New Roman"/>
                <w:sz w:val="24"/>
                <w:szCs w:val="24"/>
              </w:rPr>
            </w:rPrChange>
          </w:rPr>
          <w:t>Figure 1.</w:t>
        </w:r>
        <w:r>
          <w:rPr>
            <w:rFonts w:ascii="Times New Roman" w:hAnsi="Times New Roman"/>
            <w:sz w:val="24"/>
            <w:szCs w:val="24"/>
          </w:rPr>
          <w:t xml:space="preserve"> </w:t>
        </w:r>
        <w:proofErr w:type="gramStart"/>
        <w:r w:rsidRPr="00F0574D">
          <w:rPr>
            <w:rFonts w:ascii="Times New Roman" w:hAnsi="Times New Roman" w:cs="Times New Roman"/>
            <w:sz w:val="24"/>
            <w:szCs w:val="24"/>
          </w:rPr>
          <w:t>Long-term observationa</w:t>
        </w:r>
        <w:r>
          <w:rPr>
            <w:rFonts w:ascii="Times New Roman" w:hAnsi="Times New Roman" w:cs="Times New Roman"/>
            <w:sz w:val="24"/>
            <w:szCs w:val="24"/>
          </w:rPr>
          <w:t xml:space="preserve">l records of ice dates for </w:t>
        </w:r>
        <w:proofErr w:type="spellStart"/>
        <w:r w:rsidRPr="00F0574D">
          <w:rPr>
            <w:rFonts w:ascii="Times New Roman" w:hAnsi="Times New Roman" w:cs="Times New Roman"/>
            <w:sz w:val="24"/>
            <w:szCs w:val="24"/>
          </w:rPr>
          <w:t>Suwa</w:t>
        </w:r>
        <w:proofErr w:type="spellEnd"/>
        <w:r>
          <w:rPr>
            <w:rFonts w:ascii="Times New Roman" w:hAnsi="Times New Roman" w:cs="Times New Roman"/>
            <w:sz w:val="24"/>
            <w:szCs w:val="24"/>
          </w:rPr>
          <w:t xml:space="preserve"> Lake</w:t>
        </w:r>
        <w:r w:rsidRPr="00F0574D">
          <w:rPr>
            <w:rFonts w:ascii="Times New Roman" w:hAnsi="Times New Roman" w:cs="Times New Roman"/>
            <w:sz w:val="24"/>
            <w:szCs w:val="24"/>
          </w:rPr>
          <w:t xml:space="preserve"> in Japan (</w:t>
        </w:r>
        <w:r w:rsidRPr="004530A7">
          <w:rPr>
            <w:rFonts w:ascii="Times New Roman" w:hAnsi="Times New Roman" w:cs="Times New Roman"/>
            <w:b/>
            <w:sz w:val="24"/>
            <w:szCs w:val="24"/>
          </w:rPr>
          <w:t>A</w:t>
        </w:r>
        <w:r w:rsidRPr="00F0574D">
          <w:rPr>
            <w:rFonts w:ascii="Times New Roman" w:hAnsi="Times New Roman" w:cs="Times New Roman"/>
            <w:sz w:val="24"/>
            <w:szCs w:val="24"/>
          </w:rPr>
          <w:t xml:space="preserve">, ice formation) and for the </w:t>
        </w:r>
        <w:r>
          <w:rPr>
            <w:rFonts w:ascii="Times New Roman" w:hAnsi="Times New Roman" w:cs="Times New Roman"/>
            <w:sz w:val="24"/>
            <w:szCs w:val="24"/>
          </w:rPr>
          <w:t>Torne River in Finland (</w:t>
        </w:r>
        <w:r w:rsidRPr="004530A7">
          <w:rPr>
            <w:rFonts w:ascii="Times New Roman" w:hAnsi="Times New Roman" w:cs="Times New Roman"/>
            <w:b/>
            <w:sz w:val="24"/>
            <w:szCs w:val="24"/>
          </w:rPr>
          <w:t>B</w:t>
        </w:r>
        <w:r>
          <w:rPr>
            <w:rFonts w:ascii="Times New Roman" w:hAnsi="Times New Roman" w:cs="Times New Roman"/>
            <w:sz w:val="24"/>
            <w:szCs w:val="24"/>
          </w:rPr>
          <w:t>, ice breakup).</w:t>
        </w:r>
        <w:proofErr w:type="gramEnd"/>
        <w:r>
          <w:rPr>
            <w:rFonts w:ascii="Times New Roman" w:hAnsi="Times New Roman" w:cs="Times New Roman"/>
            <w:sz w:val="24"/>
            <w:szCs w:val="24"/>
          </w:rPr>
          <w:t xml:space="preserve"> Solid black lines and </w:t>
        </w:r>
        <w:r w:rsidRPr="00F0574D">
          <w:rPr>
            <w:rFonts w:ascii="Times New Roman" w:hAnsi="Times New Roman" w:cs="Times New Roman"/>
            <w:sz w:val="24"/>
            <w:szCs w:val="24"/>
          </w:rPr>
          <w:t>black dots indicate ice dates (black dots are used when no observation</w:t>
        </w:r>
        <w:r>
          <w:rPr>
            <w:rFonts w:ascii="Times New Roman" w:hAnsi="Times New Roman" w:cs="Times New Roman"/>
            <w:sz w:val="24"/>
            <w:szCs w:val="24"/>
          </w:rPr>
          <w:t>s</w:t>
        </w:r>
        <w:r w:rsidRPr="00F0574D">
          <w:rPr>
            <w:rFonts w:ascii="Times New Roman" w:hAnsi="Times New Roman" w:cs="Times New Roman"/>
            <w:sz w:val="24"/>
            <w:szCs w:val="24"/>
          </w:rPr>
          <w:t xml:space="preserve"> were made during adjacent years)</w:t>
        </w:r>
        <w:proofErr w:type="gramStart"/>
        <w:r w:rsidRPr="00F0574D">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Blue and red</w:t>
        </w:r>
        <w:r w:rsidRPr="00F0574D">
          <w:rPr>
            <w:rFonts w:ascii="Times New Roman" w:hAnsi="Times New Roman" w:cs="Times New Roman"/>
            <w:sz w:val="24"/>
            <w:szCs w:val="24"/>
          </w:rPr>
          <w:t xml:space="preserve"> diamonds indicate years when observations were made, but </w:t>
        </w:r>
        <w:r>
          <w:rPr>
            <w:rFonts w:ascii="Times New Roman" w:hAnsi="Times New Roman" w:cs="Times New Roman"/>
            <w:sz w:val="24"/>
            <w:szCs w:val="24"/>
          </w:rPr>
          <w:t xml:space="preserve">the </w:t>
        </w:r>
        <w:r w:rsidRPr="00F0574D">
          <w:rPr>
            <w:rFonts w:ascii="Times New Roman" w:hAnsi="Times New Roman" w:cs="Times New Roman"/>
            <w:sz w:val="24"/>
            <w:szCs w:val="24"/>
          </w:rPr>
          <w:t xml:space="preserve">lake </w:t>
        </w:r>
        <w:r>
          <w:rPr>
            <w:rFonts w:ascii="Times New Roman" w:hAnsi="Times New Roman" w:cs="Times New Roman"/>
            <w:sz w:val="24"/>
            <w:szCs w:val="24"/>
          </w:rPr>
          <w:t>did not freeze</w:t>
        </w:r>
        <w:r w:rsidRPr="00F0574D">
          <w:rPr>
            <w:rFonts w:ascii="Times New Roman" w:hAnsi="Times New Roman" w:cs="Times New Roman"/>
            <w:sz w:val="24"/>
            <w:szCs w:val="24"/>
          </w:rPr>
          <w:t xml:space="preserve">. Vertical dashed lines are placed at the year of the breakpoint in the </w:t>
        </w:r>
        <w:r>
          <w:rPr>
            <w:rFonts w:ascii="Times New Roman" w:hAnsi="Times New Roman" w:cs="Times New Roman"/>
            <w:sz w:val="24"/>
            <w:szCs w:val="24"/>
          </w:rPr>
          <w:t>timing of ice formation or breakup</w:t>
        </w:r>
        <w:r w:rsidRPr="00F0574D">
          <w:rPr>
            <w:rFonts w:ascii="Times New Roman" w:hAnsi="Times New Roman" w:cs="Times New Roman"/>
            <w:sz w:val="24"/>
            <w:szCs w:val="24"/>
          </w:rPr>
          <w:t xml:space="preserve">. Thick blue lines indicate the temporal trend before the breakpoint, and thick red lines indicate the temporal trend </w:t>
        </w:r>
        <w:r>
          <w:rPr>
            <w:rFonts w:ascii="Times New Roman" w:hAnsi="Times New Roman" w:cs="Times New Roman"/>
            <w:sz w:val="24"/>
            <w:szCs w:val="24"/>
          </w:rPr>
          <w:t>following</w:t>
        </w:r>
        <w:r w:rsidRPr="00F0574D">
          <w:rPr>
            <w:rFonts w:ascii="Times New Roman" w:hAnsi="Times New Roman" w:cs="Times New Roman"/>
            <w:sz w:val="24"/>
            <w:szCs w:val="24"/>
          </w:rPr>
          <w:t xml:space="preserve"> the breakpoint.</w:t>
        </w:r>
      </w:ins>
      <w:ins w:id="306" w:author="Ryan Batt" w:date="2015-01-01T19:09:00Z">
        <w:r w:rsidR="003E691E">
          <w:rPr>
            <w:rFonts w:ascii="Times New Roman" w:hAnsi="Times New Roman" w:cs="Times New Roman"/>
            <w:sz w:val="24"/>
            <w:szCs w:val="24"/>
          </w:rPr>
          <w:br w:type="page"/>
        </w:r>
      </w:ins>
    </w:p>
    <w:p w14:paraId="42D1BF10" w14:textId="77777777" w:rsidR="00DF7065" w:rsidRDefault="00DF7065" w:rsidP="00DF7065">
      <w:pPr>
        <w:spacing w:line="480" w:lineRule="auto"/>
        <w:ind w:left="0" w:firstLine="0"/>
        <w:rPr>
          <w:rFonts w:ascii="Times New Roman" w:hAnsi="Times New Roman"/>
          <w:sz w:val="24"/>
          <w:szCs w:val="24"/>
        </w:rPr>
      </w:pPr>
      <w:commentRangeStart w:id="307"/>
      <w:r>
        <w:rPr>
          <w:noProof/>
          <w:lang w:eastAsia="en-US"/>
        </w:rPr>
        <w:drawing>
          <wp:inline distT="0" distB="0" distL="0" distR="0" wp14:anchorId="4F99FEE4" wp14:editId="61D442DF">
            <wp:extent cx="5833110" cy="2971800"/>
            <wp:effectExtent l="0" t="0" r="8890" b="0"/>
            <wp:docPr id="24" name="Picture 24" descr="prob of no ice_with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b of no ice_with labe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3110" cy="2971800"/>
                    </a:xfrm>
                    <a:prstGeom prst="rect">
                      <a:avLst/>
                    </a:prstGeom>
                    <a:noFill/>
                    <a:ln>
                      <a:noFill/>
                    </a:ln>
                  </pic:spPr>
                </pic:pic>
              </a:graphicData>
            </a:graphic>
          </wp:inline>
        </w:drawing>
      </w:r>
      <w:commentRangeEnd w:id="307"/>
      <w:r w:rsidR="009379FB">
        <w:rPr>
          <w:rStyle w:val="CommentReference"/>
          <w:rFonts w:cs="Courier"/>
        </w:rPr>
        <w:commentReference w:id="307"/>
      </w:r>
    </w:p>
    <w:p w14:paraId="546F190C" w14:textId="3BFD6ADE" w:rsidR="00DF7065" w:rsidRPr="00DF7065" w:rsidRDefault="00DF7065" w:rsidP="00DF7065">
      <w:pPr>
        <w:spacing w:line="480" w:lineRule="auto"/>
        <w:ind w:left="0" w:hanging="11"/>
        <w:rPr>
          <w:rFonts w:ascii="Times New Roman" w:hAnsi="Times New Roman" w:cs="Times New Roman"/>
          <w:bCs/>
          <w:sz w:val="24"/>
          <w:szCs w:val="24"/>
        </w:rPr>
      </w:pPr>
      <w:commentRangeStart w:id="308"/>
      <w:r w:rsidRPr="00F0574D">
        <w:rPr>
          <w:rFonts w:ascii="Times New Roman" w:hAnsi="Times New Roman" w:cs="Times New Roman"/>
          <w:b/>
          <w:sz w:val="24"/>
          <w:szCs w:val="24"/>
        </w:rPr>
        <w:t xml:space="preserve">Figure </w:t>
      </w:r>
      <w:ins w:id="309" w:author="Ryan Batt" w:date="2015-01-01T18:58:00Z">
        <w:r w:rsidR="003347D2">
          <w:rPr>
            <w:rFonts w:ascii="Times New Roman" w:hAnsi="Times New Roman" w:cs="Times New Roman"/>
            <w:b/>
            <w:sz w:val="24"/>
            <w:szCs w:val="24"/>
          </w:rPr>
          <w:t>2</w:t>
        </w:r>
      </w:ins>
      <w:del w:id="310" w:author="Ryan Batt" w:date="2015-01-01T18:58:00Z">
        <w:r w:rsidRPr="00F0574D" w:rsidDel="003347D2">
          <w:rPr>
            <w:rFonts w:ascii="Times New Roman" w:hAnsi="Times New Roman" w:cs="Times New Roman"/>
            <w:b/>
            <w:sz w:val="24"/>
            <w:szCs w:val="24"/>
          </w:rPr>
          <w:delText>1</w:delText>
        </w:r>
      </w:del>
      <w:r w:rsidRPr="00F0574D">
        <w:rPr>
          <w:rFonts w:ascii="Times New Roman" w:hAnsi="Times New Roman" w:cs="Times New Roman"/>
          <w:b/>
          <w:sz w:val="24"/>
          <w:szCs w:val="24"/>
        </w:rPr>
        <w:t xml:space="preserve">. </w:t>
      </w:r>
      <w:commentRangeEnd w:id="308"/>
      <w:r>
        <w:rPr>
          <w:rStyle w:val="CommentReference"/>
          <w:rFonts w:cs="Courier"/>
        </w:rPr>
        <w:commentReference w:id="308"/>
      </w:r>
      <w:proofErr w:type="gramStart"/>
      <w:ins w:id="311" w:author="Ryan Batt" w:date="2015-01-01T18:55:00Z">
        <w:r w:rsidR="009379FB">
          <w:rPr>
            <w:rFonts w:ascii="Times New Roman" w:hAnsi="Times New Roman" w:cs="Times New Roman"/>
            <w:sz w:val="24"/>
            <w:szCs w:val="24"/>
          </w:rPr>
          <w:t xml:space="preserve">Proportion of no-ice years in Lake </w:t>
        </w:r>
        <w:proofErr w:type="spellStart"/>
        <w:r w:rsidR="009379FB">
          <w:rPr>
            <w:rFonts w:ascii="Times New Roman" w:hAnsi="Times New Roman" w:cs="Times New Roman"/>
            <w:sz w:val="24"/>
            <w:szCs w:val="24"/>
          </w:rPr>
          <w:t>Suwa</w:t>
        </w:r>
        <w:proofErr w:type="spellEnd"/>
        <w:r w:rsidR="009379FB">
          <w:rPr>
            <w:rFonts w:ascii="Times New Roman" w:hAnsi="Times New Roman" w:cs="Times New Roman"/>
            <w:sz w:val="24"/>
            <w:szCs w:val="24"/>
          </w:rPr>
          <w:t xml:space="preserve"> over time.</w:t>
        </w:r>
        <w:proofErr w:type="gramEnd"/>
        <w:r w:rsidR="009379FB">
          <w:rPr>
            <w:rFonts w:ascii="Times New Roman" w:hAnsi="Times New Roman" w:cs="Times New Roman"/>
            <w:sz w:val="24"/>
            <w:szCs w:val="24"/>
          </w:rPr>
          <w:t xml:space="preserve"> Proportions are the </w:t>
        </w:r>
      </w:ins>
      <w:commentRangeStart w:id="312"/>
      <w:del w:id="313" w:author="Ryan Batt" w:date="2015-01-01T18:51:00Z">
        <w:r w:rsidRPr="00F0574D" w:rsidDel="00E52DAA">
          <w:rPr>
            <w:rFonts w:ascii="Times New Roman" w:hAnsi="Times New Roman" w:cs="Times New Roman"/>
            <w:sz w:val="24"/>
            <w:szCs w:val="24"/>
          </w:rPr>
          <w:delText>Long-term observationa</w:delText>
        </w:r>
        <w:r w:rsidDel="00E52DAA">
          <w:rPr>
            <w:rFonts w:ascii="Times New Roman" w:hAnsi="Times New Roman" w:cs="Times New Roman"/>
            <w:sz w:val="24"/>
            <w:szCs w:val="24"/>
          </w:rPr>
          <w:delText xml:space="preserve">l records of ice dates for </w:delText>
        </w:r>
        <w:r w:rsidRPr="00F0574D" w:rsidDel="00E52DAA">
          <w:rPr>
            <w:rFonts w:ascii="Times New Roman" w:hAnsi="Times New Roman" w:cs="Times New Roman"/>
            <w:sz w:val="24"/>
            <w:szCs w:val="24"/>
          </w:rPr>
          <w:delText>Suwa</w:delText>
        </w:r>
        <w:r w:rsidDel="00E52DAA">
          <w:rPr>
            <w:rFonts w:ascii="Times New Roman" w:hAnsi="Times New Roman" w:cs="Times New Roman"/>
            <w:sz w:val="24"/>
            <w:szCs w:val="24"/>
          </w:rPr>
          <w:delText xml:space="preserve"> Lake</w:delText>
        </w:r>
        <w:r w:rsidRPr="00F0574D" w:rsidDel="00E52DAA">
          <w:rPr>
            <w:rFonts w:ascii="Times New Roman" w:hAnsi="Times New Roman" w:cs="Times New Roman"/>
            <w:sz w:val="24"/>
            <w:szCs w:val="24"/>
          </w:rPr>
          <w:delText xml:space="preserve"> in Japan (</w:delText>
        </w:r>
        <w:r w:rsidRPr="004530A7" w:rsidDel="00E52DAA">
          <w:rPr>
            <w:rFonts w:ascii="Times New Roman" w:hAnsi="Times New Roman" w:cs="Times New Roman"/>
            <w:b/>
            <w:sz w:val="24"/>
            <w:szCs w:val="24"/>
          </w:rPr>
          <w:delText>A</w:delText>
        </w:r>
        <w:r w:rsidRPr="00F0574D" w:rsidDel="00E52DAA">
          <w:rPr>
            <w:rFonts w:ascii="Times New Roman" w:hAnsi="Times New Roman" w:cs="Times New Roman"/>
            <w:sz w:val="24"/>
            <w:szCs w:val="24"/>
          </w:rPr>
          <w:delText xml:space="preserve">, ice formation) and for the </w:delText>
        </w:r>
        <w:r w:rsidDel="00E52DAA">
          <w:rPr>
            <w:rFonts w:ascii="Times New Roman" w:hAnsi="Times New Roman" w:cs="Times New Roman"/>
            <w:sz w:val="24"/>
            <w:szCs w:val="24"/>
          </w:rPr>
          <w:delText>Torne River in Finland (</w:delText>
        </w:r>
        <w:r w:rsidRPr="004530A7" w:rsidDel="00E52DAA">
          <w:rPr>
            <w:rFonts w:ascii="Times New Roman" w:hAnsi="Times New Roman" w:cs="Times New Roman"/>
            <w:b/>
            <w:sz w:val="24"/>
            <w:szCs w:val="24"/>
          </w:rPr>
          <w:delText>B</w:delText>
        </w:r>
        <w:r w:rsidDel="00E52DAA">
          <w:rPr>
            <w:rFonts w:ascii="Times New Roman" w:hAnsi="Times New Roman" w:cs="Times New Roman"/>
            <w:sz w:val="24"/>
            <w:szCs w:val="24"/>
          </w:rPr>
          <w:delText xml:space="preserve">, ice breakup) and </w:delText>
        </w:r>
        <w:r w:rsidRPr="00F0574D" w:rsidDel="00E52DAA">
          <w:rPr>
            <w:rFonts w:ascii="Times New Roman" w:hAnsi="Times New Roman" w:cs="Times New Roman"/>
            <w:b/>
            <w:sz w:val="24"/>
            <w:szCs w:val="24"/>
          </w:rPr>
          <w:delText>(C)</w:delText>
        </w:r>
        <w:r w:rsidDel="00E52DAA">
          <w:rPr>
            <w:rFonts w:ascii="Times New Roman" w:hAnsi="Times New Roman" w:cs="Times New Roman"/>
            <w:sz w:val="24"/>
            <w:szCs w:val="24"/>
          </w:rPr>
          <w:delText xml:space="preserve"> p</w:delText>
        </w:r>
      </w:del>
      <w:ins w:id="314" w:author="Ryan Batt" w:date="2015-01-01T18:54:00Z">
        <w:r w:rsidR="009379FB">
          <w:rPr>
            <w:rFonts w:ascii="Times New Roman" w:hAnsi="Times New Roman" w:cs="Times New Roman"/>
            <w:sz w:val="24"/>
            <w:szCs w:val="24"/>
          </w:rPr>
          <w:t>number of no-ice years per ~50 year period</w:t>
        </w:r>
      </w:ins>
      <w:del w:id="315" w:author="Ryan Batt" w:date="2015-01-01T18:54:00Z">
        <w:r w:rsidRPr="00F0574D" w:rsidDel="009379FB">
          <w:rPr>
            <w:rFonts w:ascii="Times New Roman" w:hAnsi="Times New Roman" w:cs="Times New Roman"/>
            <w:sz w:val="24"/>
            <w:szCs w:val="24"/>
          </w:rPr>
          <w:delText>robability</w:delText>
        </w:r>
      </w:del>
      <w:del w:id="316" w:author="Ryan Batt" w:date="2015-01-01T18:55:00Z">
        <w:r w:rsidRPr="00F0574D" w:rsidDel="009379FB">
          <w:rPr>
            <w:rFonts w:ascii="Times New Roman" w:hAnsi="Times New Roman" w:cs="Times New Roman"/>
            <w:sz w:val="24"/>
            <w:szCs w:val="24"/>
          </w:rPr>
          <w:delText xml:space="preserve"> </w:delText>
        </w:r>
        <w:commentRangeEnd w:id="312"/>
        <w:r w:rsidR="00E52DAA" w:rsidDel="009379FB">
          <w:rPr>
            <w:rStyle w:val="CommentReference"/>
            <w:rFonts w:cs="Courier"/>
          </w:rPr>
          <w:commentReference w:id="312"/>
        </w:r>
      </w:del>
      <w:del w:id="317" w:author="Ryan Batt" w:date="2015-01-01T18:56:00Z">
        <w:r w:rsidRPr="00F0574D" w:rsidDel="009379FB">
          <w:rPr>
            <w:rFonts w:ascii="Times New Roman" w:hAnsi="Times New Roman" w:cs="Times New Roman"/>
            <w:sz w:val="24"/>
            <w:szCs w:val="24"/>
          </w:rPr>
          <w:delText xml:space="preserve">of no ice on </w:delText>
        </w:r>
        <w:r w:rsidDel="009379FB">
          <w:rPr>
            <w:rFonts w:ascii="Times New Roman" w:hAnsi="Times New Roman" w:cs="Times New Roman"/>
            <w:sz w:val="24"/>
            <w:szCs w:val="24"/>
          </w:rPr>
          <w:delText>Suwa Lake for each 50-</w:delText>
        </w:r>
        <w:r w:rsidRPr="00F0574D" w:rsidDel="009379FB">
          <w:rPr>
            <w:rFonts w:ascii="Times New Roman" w:hAnsi="Times New Roman" w:cs="Times New Roman"/>
            <w:sz w:val="24"/>
            <w:szCs w:val="24"/>
          </w:rPr>
          <w:delText>year period</w:delText>
        </w:r>
      </w:del>
      <w:r w:rsidRPr="00F0574D">
        <w:rPr>
          <w:rFonts w:ascii="Times New Roman" w:hAnsi="Times New Roman" w:cs="Times New Roman"/>
          <w:sz w:val="24"/>
          <w:szCs w:val="24"/>
        </w:rPr>
        <w:t xml:space="preserve"> </w:t>
      </w:r>
      <w:del w:id="318" w:author="Ryan Batt" w:date="2015-01-01T18:56:00Z">
        <w:r w:rsidRPr="00F0574D" w:rsidDel="009379FB">
          <w:rPr>
            <w:rFonts w:ascii="Times New Roman" w:hAnsi="Times New Roman" w:cs="Times New Roman"/>
            <w:sz w:val="24"/>
            <w:szCs w:val="24"/>
          </w:rPr>
          <w:delText xml:space="preserve">from </w:delText>
        </w:r>
      </w:del>
      <w:ins w:id="319" w:author="Ryan Batt" w:date="2015-01-01T18:56:00Z">
        <w:r w:rsidR="009379FB">
          <w:rPr>
            <w:rFonts w:ascii="Times New Roman" w:hAnsi="Times New Roman" w:cs="Times New Roman"/>
            <w:sz w:val="24"/>
            <w:szCs w:val="24"/>
          </w:rPr>
          <w:t>during</w:t>
        </w:r>
      </w:ins>
      <w:r w:rsidRPr="00F0574D">
        <w:rPr>
          <w:rFonts w:ascii="Times New Roman" w:hAnsi="Times New Roman" w:cs="Times New Roman"/>
          <w:sz w:val="24"/>
          <w:szCs w:val="24"/>
        </w:rPr>
        <w:t>1443-2004</w:t>
      </w:r>
      <w:del w:id="320" w:author="Ryan Batt" w:date="2015-01-01T18:54:00Z">
        <w:r w:rsidDel="009379FB">
          <w:rPr>
            <w:rFonts w:ascii="Times New Roman" w:hAnsi="Times New Roman" w:cs="Times New Roman"/>
            <w:sz w:val="24"/>
            <w:szCs w:val="24"/>
          </w:rPr>
          <w:delText>, except for the first and last period which have a few additional years</w:delText>
        </w:r>
      </w:del>
      <w:r w:rsidRPr="00F0574D">
        <w:rPr>
          <w:rFonts w:ascii="Times New Roman" w:hAnsi="Times New Roman" w:cs="Times New Roman"/>
          <w:sz w:val="24"/>
          <w:szCs w:val="24"/>
        </w:rPr>
        <w:t>.</w:t>
      </w:r>
      <w:del w:id="321" w:author="Ryan Batt" w:date="2015-01-01T18:56:00Z">
        <w:r w:rsidRPr="00F0574D" w:rsidDel="009379FB">
          <w:rPr>
            <w:rFonts w:ascii="Times New Roman" w:hAnsi="Times New Roman" w:cs="Times New Roman"/>
            <w:sz w:val="24"/>
            <w:szCs w:val="24"/>
          </w:rPr>
          <w:delText xml:space="preserve"> </w:delText>
        </w:r>
        <w:r w:rsidDel="009379FB">
          <w:rPr>
            <w:rFonts w:ascii="Times New Roman" w:hAnsi="Times New Roman" w:cs="Times New Roman"/>
            <w:sz w:val="24"/>
            <w:szCs w:val="24"/>
          </w:rPr>
          <w:delText xml:space="preserve">For </w:delText>
        </w:r>
        <w:r w:rsidRPr="000865E8" w:rsidDel="009379FB">
          <w:rPr>
            <w:rFonts w:ascii="Times New Roman" w:hAnsi="Times New Roman" w:cs="Times New Roman"/>
            <w:b/>
            <w:sz w:val="24"/>
            <w:szCs w:val="24"/>
          </w:rPr>
          <w:delText>(A)</w:delText>
        </w:r>
        <w:r w:rsidDel="009379FB">
          <w:rPr>
            <w:rFonts w:ascii="Times New Roman" w:hAnsi="Times New Roman" w:cs="Times New Roman"/>
            <w:sz w:val="24"/>
            <w:szCs w:val="24"/>
          </w:rPr>
          <w:delText xml:space="preserve"> and </w:delText>
        </w:r>
        <w:r w:rsidRPr="000865E8" w:rsidDel="009379FB">
          <w:rPr>
            <w:rFonts w:ascii="Times New Roman" w:hAnsi="Times New Roman" w:cs="Times New Roman"/>
            <w:b/>
            <w:sz w:val="24"/>
            <w:szCs w:val="24"/>
          </w:rPr>
          <w:delText>(B)</w:delText>
        </w:r>
        <w:r w:rsidRPr="000865E8" w:rsidDel="009379FB">
          <w:rPr>
            <w:rFonts w:ascii="Times New Roman" w:hAnsi="Times New Roman" w:cs="Times New Roman"/>
            <w:sz w:val="24"/>
            <w:szCs w:val="24"/>
          </w:rPr>
          <w:delText>,</w:delText>
        </w:r>
        <w:r w:rsidDel="009379FB">
          <w:rPr>
            <w:rFonts w:ascii="Times New Roman" w:hAnsi="Times New Roman" w:cs="Times New Roman"/>
            <w:sz w:val="24"/>
            <w:szCs w:val="24"/>
          </w:rPr>
          <w:delText xml:space="preserve"> s</w:delText>
        </w:r>
        <w:r w:rsidR="0081330E" w:rsidDel="009379FB">
          <w:rPr>
            <w:rFonts w:ascii="Times New Roman" w:hAnsi="Times New Roman" w:cs="Times New Roman"/>
            <w:sz w:val="24"/>
            <w:szCs w:val="24"/>
          </w:rPr>
          <w:delText xml:space="preserve">olid black lines and </w:delText>
        </w:r>
        <w:r w:rsidRPr="00F0574D" w:rsidDel="009379FB">
          <w:rPr>
            <w:rFonts w:ascii="Times New Roman" w:hAnsi="Times New Roman" w:cs="Times New Roman"/>
            <w:sz w:val="24"/>
            <w:szCs w:val="24"/>
          </w:rPr>
          <w:delText>black dots indicate ice dates (black dots are used when no observation</w:delText>
        </w:r>
        <w:r w:rsidDel="009379FB">
          <w:rPr>
            <w:rFonts w:ascii="Times New Roman" w:hAnsi="Times New Roman" w:cs="Times New Roman"/>
            <w:sz w:val="24"/>
            <w:szCs w:val="24"/>
          </w:rPr>
          <w:delText>s</w:delText>
        </w:r>
        <w:r w:rsidRPr="00F0574D" w:rsidDel="009379FB">
          <w:rPr>
            <w:rFonts w:ascii="Times New Roman" w:hAnsi="Times New Roman" w:cs="Times New Roman"/>
            <w:sz w:val="24"/>
            <w:szCs w:val="24"/>
          </w:rPr>
          <w:delText xml:space="preserve"> were made during adjacent years). </w:delText>
        </w:r>
        <w:r w:rsidDel="009379FB">
          <w:rPr>
            <w:rFonts w:ascii="Times New Roman" w:hAnsi="Times New Roman" w:cs="Times New Roman"/>
            <w:sz w:val="24"/>
            <w:szCs w:val="24"/>
          </w:rPr>
          <w:delText xml:space="preserve"> Blue and red</w:delText>
        </w:r>
        <w:r w:rsidRPr="00F0574D" w:rsidDel="009379FB">
          <w:rPr>
            <w:rFonts w:ascii="Times New Roman" w:hAnsi="Times New Roman" w:cs="Times New Roman"/>
            <w:sz w:val="24"/>
            <w:szCs w:val="24"/>
          </w:rPr>
          <w:delText xml:space="preserve"> diamonds indicate years when observations were made, but </w:delText>
        </w:r>
        <w:r w:rsidDel="009379FB">
          <w:rPr>
            <w:rFonts w:ascii="Times New Roman" w:hAnsi="Times New Roman" w:cs="Times New Roman"/>
            <w:sz w:val="24"/>
            <w:szCs w:val="24"/>
          </w:rPr>
          <w:delText xml:space="preserve">the </w:delText>
        </w:r>
        <w:r w:rsidRPr="00F0574D" w:rsidDel="009379FB">
          <w:rPr>
            <w:rFonts w:ascii="Times New Roman" w:hAnsi="Times New Roman" w:cs="Times New Roman"/>
            <w:sz w:val="24"/>
            <w:szCs w:val="24"/>
          </w:rPr>
          <w:delText xml:space="preserve">lake </w:delText>
        </w:r>
        <w:r w:rsidDel="009379FB">
          <w:rPr>
            <w:rFonts w:ascii="Times New Roman" w:hAnsi="Times New Roman" w:cs="Times New Roman"/>
            <w:sz w:val="24"/>
            <w:szCs w:val="24"/>
          </w:rPr>
          <w:delText>did not freeze</w:delText>
        </w:r>
        <w:r w:rsidRPr="00F0574D" w:rsidDel="009379FB">
          <w:rPr>
            <w:rFonts w:ascii="Times New Roman" w:hAnsi="Times New Roman" w:cs="Times New Roman"/>
            <w:sz w:val="24"/>
            <w:szCs w:val="24"/>
          </w:rPr>
          <w:delText xml:space="preserve">. Vertical dashed lines are placed at the year of the breakpoint in the </w:delText>
        </w:r>
        <w:r w:rsidDel="009379FB">
          <w:rPr>
            <w:rFonts w:ascii="Times New Roman" w:hAnsi="Times New Roman" w:cs="Times New Roman"/>
            <w:sz w:val="24"/>
            <w:szCs w:val="24"/>
          </w:rPr>
          <w:delText>timing of ice formation or breakup</w:delText>
        </w:r>
        <w:r w:rsidRPr="00F0574D" w:rsidDel="009379FB">
          <w:rPr>
            <w:rFonts w:ascii="Times New Roman" w:hAnsi="Times New Roman" w:cs="Times New Roman"/>
            <w:sz w:val="24"/>
            <w:szCs w:val="24"/>
          </w:rPr>
          <w:delText xml:space="preserve">. Thick blue lines indicate the temporal trend before the breakpoint, and thick red lines indicate the temporal trend </w:delText>
        </w:r>
        <w:r w:rsidDel="009379FB">
          <w:rPr>
            <w:rFonts w:ascii="Times New Roman" w:hAnsi="Times New Roman" w:cs="Times New Roman"/>
            <w:sz w:val="24"/>
            <w:szCs w:val="24"/>
          </w:rPr>
          <w:delText>following</w:delText>
        </w:r>
        <w:r w:rsidRPr="00F0574D" w:rsidDel="009379FB">
          <w:rPr>
            <w:rFonts w:ascii="Times New Roman" w:hAnsi="Times New Roman" w:cs="Times New Roman"/>
            <w:sz w:val="24"/>
            <w:szCs w:val="24"/>
          </w:rPr>
          <w:delText xml:space="preserve"> the breakpoint.</w:delText>
        </w:r>
        <w:r w:rsidRPr="00F0574D" w:rsidDel="009379FB">
          <w:rPr>
            <w:rFonts w:ascii="Times New Roman" w:hAnsi="Times New Roman" w:cs="Times New Roman"/>
            <w:b/>
            <w:sz w:val="24"/>
            <w:szCs w:val="24"/>
          </w:rPr>
          <w:delText xml:space="preserve"> </w:delText>
        </w:r>
      </w:del>
      <w:r>
        <w:rPr>
          <w:rFonts w:ascii="Times New Roman" w:hAnsi="Times New Roman"/>
          <w:b/>
          <w:sz w:val="24"/>
          <w:szCs w:val="24"/>
        </w:rPr>
        <w:br w:type="page"/>
      </w:r>
    </w:p>
    <w:p w14:paraId="4BC5E1EF" w14:textId="77777777" w:rsidR="00DF7065" w:rsidRDefault="00DF7065" w:rsidP="00DF7065">
      <w:pPr>
        <w:spacing w:line="480" w:lineRule="auto"/>
        <w:ind w:left="0" w:firstLine="0"/>
        <w:rPr>
          <w:rFonts w:ascii="Times New Roman" w:hAnsi="Times New Roman"/>
          <w:sz w:val="24"/>
          <w:szCs w:val="24"/>
        </w:rPr>
      </w:pPr>
    </w:p>
    <w:p w14:paraId="0179632C" w14:textId="77777777" w:rsidR="00DF7065" w:rsidRDefault="00DF7065" w:rsidP="00DF7065">
      <w:pPr>
        <w:spacing w:line="480" w:lineRule="auto"/>
        <w:ind w:left="0" w:firstLine="0"/>
        <w:rPr>
          <w:rFonts w:ascii="Times New Roman" w:hAnsi="Times New Roman"/>
          <w:sz w:val="24"/>
          <w:szCs w:val="24"/>
        </w:rPr>
      </w:pPr>
      <w:commentRangeStart w:id="322"/>
      <w:commentRangeStart w:id="323"/>
      <w:r>
        <w:rPr>
          <w:rFonts w:ascii="Times New Roman" w:hAnsi="Times New Roman"/>
          <w:noProof/>
          <w:sz w:val="24"/>
          <w:szCs w:val="24"/>
          <w:lang w:eastAsia="en-US"/>
        </w:rPr>
        <w:drawing>
          <wp:inline distT="0" distB="0" distL="0" distR="0" wp14:anchorId="7104A1E9" wp14:editId="59C45141">
            <wp:extent cx="5936615" cy="2825115"/>
            <wp:effectExtent l="0" t="0" r="6985" b="0"/>
            <wp:docPr id="25" name="Picture 25" descr="su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w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2825115"/>
                    </a:xfrm>
                    <a:prstGeom prst="rect">
                      <a:avLst/>
                    </a:prstGeom>
                    <a:noFill/>
                    <a:ln>
                      <a:noFill/>
                    </a:ln>
                  </pic:spPr>
                </pic:pic>
              </a:graphicData>
            </a:graphic>
          </wp:inline>
        </w:drawing>
      </w:r>
      <w:commentRangeEnd w:id="322"/>
      <w:commentRangeEnd w:id="323"/>
      <w:r w:rsidR="00E77047">
        <w:rPr>
          <w:rStyle w:val="CommentReference"/>
          <w:rFonts w:cs="Courier"/>
        </w:rPr>
        <w:commentReference w:id="323"/>
      </w:r>
      <w:r w:rsidR="003347D2">
        <w:rPr>
          <w:rStyle w:val="CommentReference"/>
          <w:rFonts w:cs="Courier"/>
        </w:rPr>
        <w:commentReference w:id="322"/>
      </w:r>
    </w:p>
    <w:p w14:paraId="6C9E189F" w14:textId="78A153F0" w:rsidR="00DF7065" w:rsidRDefault="00DF7065" w:rsidP="00DF7065">
      <w:pPr>
        <w:spacing w:line="480" w:lineRule="auto"/>
        <w:ind w:left="0" w:firstLine="0"/>
        <w:rPr>
          <w:rFonts w:ascii="Times New Roman" w:hAnsi="Times New Roman"/>
          <w:b/>
          <w:sz w:val="24"/>
          <w:szCs w:val="24"/>
        </w:rPr>
      </w:pPr>
      <w:commentRangeStart w:id="324"/>
      <w:r>
        <w:rPr>
          <w:rFonts w:ascii="Times New Roman" w:hAnsi="Times New Roman"/>
          <w:sz w:val="24"/>
          <w:szCs w:val="24"/>
        </w:rPr>
        <w:t xml:space="preserve"> </w:t>
      </w:r>
      <w:r w:rsidRPr="00D8008D">
        <w:rPr>
          <w:rFonts w:ascii="Times New Roman" w:hAnsi="Times New Roman"/>
          <w:b/>
          <w:sz w:val="24"/>
          <w:szCs w:val="24"/>
        </w:rPr>
        <w:t xml:space="preserve">Figure </w:t>
      </w:r>
      <w:ins w:id="325" w:author="Ryan Batt" w:date="2015-01-01T18:59:00Z">
        <w:r w:rsidR="003347D2">
          <w:rPr>
            <w:rFonts w:ascii="Times New Roman" w:hAnsi="Times New Roman"/>
            <w:b/>
            <w:sz w:val="24"/>
            <w:szCs w:val="24"/>
          </w:rPr>
          <w:t>3</w:t>
        </w:r>
      </w:ins>
      <w:del w:id="326" w:author="Ryan Batt" w:date="2015-01-01T18:59:00Z">
        <w:r w:rsidRPr="00D8008D" w:rsidDel="003347D2">
          <w:rPr>
            <w:rFonts w:ascii="Times New Roman" w:hAnsi="Times New Roman"/>
            <w:b/>
            <w:sz w:val="24"/>
            <w:szCs w:val="24"/>
          </w:rPr>
          <w:delText>2</w:delText>
        </w:r>
      </w:del>
      <w:r w:rsidRPr="00D8008D">
        <w:rPr>
          <w:rFonts w:ascii="Times New Roman" w:hAnsi="Times New Roman"/>
          <w:b/>
          <w:sz w:val="24"/>
          <w:szCs w:val="24"/>
        </w:rPr>
        <w:t xml:space="preserve">. </w:t>
      </w:r>
      <w:commentRangeEnd w:id="324"/>
      <w:r>
        <w:rPr>
          <w:rStyle w:val="CommentReference"/>
          <w:rFonts w:cs="Courier"/>
        </w:rPr>
        <w:commentReference w:id="324"/>
      </w:r>
      <w:r w:rsidRPr="003F28D8">
        <w:rPr>
          <w:rFonts w:ascii="Times New Roman" w:hAnsi="Times New Roman"/>
          <w:sz w:val="24"/>
          <w:szCs w:val="24"/>
        </w:rPr>
        <w:t>Ice date variability</w:t>
      </w:r>
      <w:r>
        <w:rPr>
          <w:rFonts w:ascii="Times New Roman" w:hAnsi="Times New Roman"/>
          <w:sz w:val="24"/>
          <w:szCs w:val="24"/>
        </w:rPr>
        <w:t xml:space="preserve"> (standard deviation (SD) and mean first difference (Mean-diff) using a 30-year window and the full ice record for </w:t>
      </w:r>
      <w:proofErr w:type="spellStart"/>
      <w:r>
        <w:rPr>
          <w:rFonts w:ascii="Times New Roman" w:hAnsi="Times New Roman"/>
          <w:sz w:val="24"/>
          <w:szCs w:val="24"/>
        </w:rPr>
        <w:t>Suwa</w:t>
      </w:r>
      <w:proofErr w:type="spellEnd"/>
      <w:r>
        <w:rPr>
          <w:rFonts w:ascii="Times New Roman" w:hAnsi="Times New Roman"/>
          <w:sz w:val="24"/>
          <w:szCs w:val="24"/>
        </w:rPr>
        <w:t xml:space="preserve"> Lake </w:t>
      </w:r>
      <w:r w:rsidRPr="00553E83">
        <w:rPr>
          <w:rFonts w:ascii="Times New Roman" w:hAnsi="Times New Roman"/>
          <w:b/>
          <w:sz w:val="24"/>
          <w:szCs w:val="24"/>
        </w:rPr>
        <w:t>(A)</w:t>
      </w:r>
      <w:r>
        <w:rPr>
          <w:rFonts w:ascii="Times New Roman" w:hAnsi="Times New Roman"/>
          <w:sz w:val="24"/>
          <w:szCs w:val="24"/>
        </w:rPr>
        <w:t xml:space="preserve"> and Torne River (</w:t>
      </w:r>
      <w:r w:rsidRPr="00553E83">
        <w:rPr>
          <w:rFonts w:ascii="Times New Roman" w:hAnsi="Times New Roman"/>
          <w:b/>
          <w:sz w:val="24"/>
          <w:szCs w:val="24"/>
        </w:rPr>
        <w:t>B</w:t>
      </w:r>
      <w:r>
        <w:rPr>
          <w:rFonts w:ascii="Times New Roman" w:hAnsi="Times New Roman"/>
          <w:sz w:val="24"/>
          <w:szCs w:val="24"/>
        </w:rPr>
        <w:t>)</w:t>
      </w:r>
      <w:proofErr w:type="gramStart"/>
      <w:r>
        <w:rPr>
          <w:rFonts w:ascii="Times New Roman" w:hAnsi="Times New Roman"/>
          <w:sz w:val="24"/>
          <w:szCs w:val="24"/>
        </w:rPr>
        <w:t xml:space="preserve">.   </w:t>
      </w:r>
      <w:proofErr w:type="gramEnd"/>
      <w:r>
        <w:rPr>
          <w:rFonts w:ascii="Times New Roman" w:hAnsi="Times New Roman"/>
          <w:sz w:val="24"/>
          <w:szCs w:val="24"/>
        </w:rPr>
        <w:t xml:space="preserve">Visualization of a continuous wavelet transform using a </w:t>
      </w:r>
      <w:proofErr w:type="spellStart"/>
      <w:r>
        <w:rPr>
          <w:rFonts w:ascii="Times New Roman" w:hAnsi="Times New Roman"/>
          <w:sz w:val="24"/>
          <w:szCs w:val="24"/>
        </w:rPr>
        <w:t>Morlet</w:t>
      </w:r>
      <w:proofErr w:type="spellEnd"/>
      <w:r>
        <w:rPr>
          <w:rFonts w:ascii="Times New Roman" w:hAnsi="Times New Roman"/>
          <w:sz w:val="24"/>
          <w:szCs w:val="24"/>
        </w:rPr>
        <w:t xml:space="preserve"> wavelet for </w:t>
      </w:r>
      <w:proofErr w:type="spellStart"/>
      <w:r>
        <w:rPr>
          <w:rFonts w:ascii="Times New Roman" w:hAnsi="Times New Roman"/>
          <w:sz w:val="24"/>
          <w:szCs w:val="24"/>
        </w:rPr>
        <w:t>Su</w:t>
      </w:r>
      <w:r w:rsidR="006B63B7">
        <w:rPr>
          <w:rFonts w:ascii="Times New Roman" w:hAnsi="Times New Roman"/>
          <w:sz w:val="24"/>
          <w:szCs w:val="24"/>
        </w:rPr>
        <w:t>wa</w:t>
      </w:r>
      <w:proofErr w:type="spellEnd"/>
      <w:r>
        <w:rPr>
          <w:rFonts w:ascii="Times New Roman" w:hAnsi="Times New Roman"/>
          <w:sz w:val="24"/>
          <w:szCs w:val="24"/>
        </w:rPr>
        <w:t xml:space="preserve"> (</w:t>
      </w:r>
      <w:r>
        <w:rPr>
          <w:rFonts w:ascii="Times New Roman" w:hAnsi="Times New Roman"/>
          <w:b/>
          <w:sz w:val="24"/>
          <w:szCs w:val="24"/>
        </w:rPr>
        <w:t>C</w:t>
      </w:r>
      <w:r w:rsidR="006B63B7">
        <w:rPr>
          <w:rFonts w:ascii="Times New Roman" w:hAnsi="Times New Roman"/>
          <w:sz w:val="24"/>
          <w:szCs w:val="24"/>
        </w:rPr>
        <w:t>) and Torne</w:t>
      </w:r>
      <w:r>
        <w:rPr>
          <w:rFonts w:ascii="Times New Roman" w:hAnsi="Times New Roman"/>
          <w:sz w:val="24"/>
          <w:szCs w:val="24"/>
        </w:rPr>
        <w:t xml:space="preserve"> (</w:t>
      </w:r>
      <w:r>
        <w:rPr>
          <w:rFonts w:ascii="Times New Roman" w:hAnsi="Times New Roman"/>
          <w:b/>
          <w:sz w:val="24"/>
          <w:szCs w:val="24"/>
        </w:rPr>
        <w:t>D</w:t>
      </w:r>
      <w:r>
        <w:rPr>
          <w:rFonts w:ascii="Times New Roman" w:hAnsi="Times New Roman"/>
          <w:sz w:val="24"/>
          <w:szCs w:val="24"/>
        </w:rPr>
        <w:t>) across the full time series</w:t>
      </w:r>
      <w:ins w:id="327" w:author="Ryan Batt" w:date="2015-01-01T21:25:00Z">
        <w:r w:rsidR="00E77047">
          <w:rPr>
            <w:rFonts w:ascii="Times New Roman" w:hAnsi="Times New Roman"/>
            <w:sz w:val="24"/>
            <w:szCs w:val="24"/>
          </w:rPr>
          <w:t>, with warm colors indicating high spectral power and cool colors low power</w:t>
        </w:r>
      </w:ins>
      <w:ins w:id="328" w:author="Ryan Batt" w:date="2015-01-01T21:26:00Z">
        <w:r w:rsidR="00E77047">
          <w:rPr>
            <w:rFonts w:ascii="Times New Roman" w:hAnsi="Times New Roman"/>
            <w:sz w:val="24"/>
            <w:szCs w:val="24"/>
          </w:rPr>
          <w:t xml:space="preserve"> (right?)</w:t>
        </w:r>
      </w:ins>
      <w:proofErr w:type="gramStart"/>
      <w:r>
        <w:rPr>
          <w:rFonts w:ascii="Times New Roman" w:hAnsi="Times New Roman"/>
          <w:sz w:val="24"/>
          <w:szCs w:val="24"/>
        </w:rPr>
        <w:t xml:space="preserve">.  </w:t>
      </w:r>
      <w:proofErr w:type="gramEnd"/>
      <w:r>
        <w:rPr>
          <w:rFonts w:ascii="Times New Roman" w:hAnsi="Times New Roman"/>
          <w:sz w:val="24"/>
          <w:szCs w:val="24"/>
        </w:rPr>
        <w:t>The time</w:t>
      </w:r>
      <w:r w:rsidRPr="003F28D8">
        <w:rPr>
          <w:rFonts w:ascii="Times New Roman" w:hAnsi="Times New Roman"/>
          <w:sz w:val="24"/>
          <w:szCs w:val="24"/>
        </w:rPr>
        <w:t>-averaged global wavelet transform showing power</w:t>
      </w:r>
      <w:r>
        <w:rPr>
          <w:rFonts w:ascii="Times New Roman" w:hAnsi="Times New Roman"/>
          <w:sz w:val="24"/>
          <w:szCs w:val="24"/>
        </w:rPr>
        <w:t xml:space="preserve"> distribution across frequency with a dotted line showing the 95% level of significance over the entire records for </w:t>
      </w:r>
      <w:proofErr w:type="spellStart"/>
      <w:r>
        <w:rPr>
          <w:rFonts w:ascii="Times New Roman" w:hAnsi="Times New Roman"/>
          <w:sz w:val="24"/>
          <w:szCs w:val="24"/>
        </w:rPr>
        <w:t>Suwa</w:t>
      </w:r>
      <w:proofErr w:type="spellEnd"/>
      <w:r>
        <w:rPr>
          <w:rFonts w:ascii="Times New Roman" w:hAnsi="Times New Roman"/>
          <w:sz w:val="24"/>
          <w:szCs w:val="24"/>
        </w:rPr>
        <w:t xml:space="preserve"> Lake (</w:t>
      </w:r>
      <w:r w:rsidRPr="00553E83">
        <w:rPr>
          <w:rFonts w:ascii="Times New Roman" w:hAnsi="Times New Roman"/>
          <w:b/>
          <w:sz w:val="24"/>
          <w:szCs w:val="24"/>
        </w:rPr>
        <w:t>E</w:t>
      </w:r>
      <w:r>
        <w:rPr>
          <w:rFonts w:ascii="Times New Roman" w:hAnsi="Times New Roman"/>
          <w:sz w:val="24"/>
          <w:szCs w:val="24"/>
        </w:rPr>
        <w:t>) and Torne River (</w:t>
      </w:r>
      <w:r w:rsidRPr="00553E83">
        <w:rPr>
          <w:rFonts w:ascii="Times New Roman" w:hAnsi="Times New Roman"/>
          <w:b/>
          <w:sz w:val="24"/>
          <w:szCs w:val="24"/>
        </w:rPr>
        <w:t>F</w:t>
      </w:r>
      <w:r>
        <w:rPr>
          <w:rFonts w:ascii="Times New Roman" w:hAnsi="Times New Roman"/>
          <w:sz w:val="24"/>
          <w:szCs w:val="24"/>
        </w:rPr>
        <w:t>).</w:t>
      </w:r>
      <w:r w:rsidRPr="003F28D8">
        <w:rPr>
          <w:rFonts w:ascii="Times New Roman" w:hAnsi="Times New Roman"/>
          <w:sz w:val="24"/>
          <w:szCs w:val="24"/>
        </w:rPr>
        <w:t xml:space="preserve"> </w:t>
      </w:r>
      <w:r>
        <w:rPr>
          <w:rFonts w:ascii="Times New Roman" w:hAnsi="Times New Roman"/>
          <w:b/>
          <w:sz w:val="24"/>
          <w:szCs w:val="24"/>
        </w:rPr>
        <w:br w:type="page"/>
      </w:r>
    </w:p>
    <w:p w14:paraId="5BA6924E" w14:textId="77777777" w:rsidR="00DF7065" w:rsidRPr="00350080" w:rsidRDefault="00DF7065" w:rsidP="00DF7065">
      <w:pPr>
        <w:spacing w:line="480" w:lineRule="auto"/>
        <w:ind w:left="0" w:firstLine="720"/>
        <w:rPr>
          <w:rFonts w:ascii="Times New Roman" w:hAnsi="Times New Roman" w:cs="Times New Roman"/>
          <w:sz w:val="24"/>
          <w:szCs w:val="24"/>
        </w:rPr>
      </w:pPr>
    </w:p>
    <w:p w14:paraId="20479FF1" w14:textId="41D33EB5" w:rsidR="00DF7065" w:rsidRDefault="00C270B7" w:rsidP="00DF7065">
      <w:pPr>
        <w:spacing w:line="480" w:lineRule="auto"/>
        <w:ind w:left="0" w:firstLine="0"/>
        <w:rPr>
          <w:rFonts w:ascii="Times New Roman" w:hAnsi="Times New Roman"/>
          <w:sz w:val="24"/>
          <w:szCs w:val="24"/>
        </w:rPr>
      </w:pPr>
      <w:ins w:id="329" w:author="Ryan Batt" w:date="2015-01-01T18:37:00Z">
        <w:r>
          <w:rPr>
            <w:rFonts w:ascii="Times New Roman" w:hAnsi="Times New Roman"/>
            <w:noProof/>
            <w:sz w:val="24"/>
            <w:szCs w:val="24"/>
            <w:lang w:eastAsia="en-US"/>
          </w:rPr>
          <w:drawing>
            <wp:inline distT="0" distB="0" distL="0" distR="0" wp14:anchorId="3946D137" wp14:editId="68DA83ED">
              <wp:extent cx="32004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attrd:Documents:School&amp;Work:WiscResearch:AncientIce:Figures:deltaDriver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00400" cy="4572000"/>
                      </a:xfrm>
                      <a:prstGeom prst="rect">
                        <a:avLst/>
                      </a:prstGeom>
                      <a:noFill/>
                      <a:ln>
                        <a:noFill/>
                      </a:ln>
                    </pic:spPr>
                  </pic:pic>
                </a:graphicData>
              </a:graphic>
            </wp:inline>
          </w:drawing>
        </w:r>
      </w:ins>
      <w:del w:id="330" w:author="Ryan Batt" w:date="2015-01-01T18:36:00Z">
        <w:r w:rsidR="00DF7065" w:rsidDel="00C270B7">
          <w:rPr>
            <w:noProof/>
            <w:lang w:eastAsia="en-US"/>
          </w:rPr>
          <w:drawing>
            <wp:inline distT="0" distB="0" distL="0" distR="0" wp14:anchorId="162F0E0B" wp14:editId="177879FC">
              <wp:extent cx="3203575"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Battrd:Documents:School&amp;Work:WiscResearch:AncientIce:Figures:deltaDriv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4572000"/>
                      </a:xfrm>
                      <a:prstGeom prst="rect">
                        <a:avLst/>
                      </a:prstGeom>
                      <a:noFill/>
                      <a:ln>
                        <a:noFill/>
                      </a:ln>
                    </pic:spPr>
                  </pic:pic>
                </a:graphicData>
              </a:graphic>
            </wp:inline>
          </w:drawing>
        </w:r>
      </w:del>
    </w:p>
    <w:p w14:paraId="679D1013" w14:textId="644B0956" w:rsidR="00DF7065" w:rsidRPr="00DF7065" w:rsidRDefault="00DF7065" w:rsidP="00DF7065">
      <w:pPr>
        <w:spacing w:line="480" w:lineRule="auto"/>
        <w:ind w:left="0" w:firstLine="0"/>
        <w:rPr>
          <w:rFonts w:ascii="Times New Roman" w:hAnsi="Times New Roman" w:cs="Times New Roman"/>
          <w:sz w:val="24"/>
          <w:szCs w:val="24"/>
        </w:rPr>
      </w:pPr>
      <w:commentRangeStart w:id="331"/>
      <w:r w:rsidRPr="00CF0B5C">
        <w:rPr>
          <w:rFonts w:ascii="Times New Roman" w:hAnsi="Times New Roman" w:cs="Times New Roman"/>
          <w:b/>
          <w:sz w:val="24"/>
          <w:szCs w:val="24"/>
        </w:rPr>
        <w:t>Figure</w:t>
      </w:r>
      <w:r>
        <w:rPr>
          <w:rFonts w:ascii="Times New Roman" w:hAnsi="Times New Roman" w:cs="Times New Roman"/>
          <w:b/>
          <w:sz w:val="24"/>
          <w:szCs w:val="24"/>
        </w:rPr>
        <w:t xml:space="preserve"> </w:t>
      </w:r>
      <w:ins w:id="332" w:author="Ryan Batt" w:date="2015-01-01T18:59:00Z">
        <w:r w:rsidR="003347D2">
          <w:rPr>
            <w:rFonts w:ascii="Times New Roman" w:hAnsi="Times New Roman" w:cs="Times New Roman"/>
            <w:b/>
            <w:sz w:val="24"/>
            <w:szCs w:val="24"/>
          </w:rPr>
          <w:t>4</w:t>
        </w:r>
      </w:ins>
      <w:del w:id="333" w:author="Ryan Batt" w:date="2015-01-01T18:59:00Z">
        <w:r w:rsidDel="003347D2">
          <w:rPr>
            <w:rFonts w:ascii="Times New Roman" w:hAnsi="Times New Roman" w:cs="Times New Roman"/>
            <w:b/>
            <w:sz w:val="24"/>
            <w:szCs w:val="24"/>
          </w:rPr>
          <w:delText>3</w:delText>
        </w:r>
      </w:del>
      <w:r w:rsidRPr="00CF0B5C">
        <w:rPr>
          <w:rFonts w:ascii="Times New Roman" w:hAnsi="Times New Roman" w:cs="Times New Roman"/>
          <w:b/>
          <w:sz w:val="24"/>
          <w:szCs w:val="24"/>
        </w:rPr>
        <w:t>.</w:t>
      </w:r>
      <w:r w:rsidRPr="00CF0B5C">
        <w:rPr>
          <w:rFonts w:ascii="Times New Roman" w:hAnsi="Times New Roman" w:cs="Times New Roman"/>
          <w:b/>
          <w:sz w:val="24"/>
          <w:szCs w:val="24"/>
          <w:lang w:val="el-GR"/>
        </w:rPr>
        <w:t xml:space="preserve"> </w:t>
      </w:r>
      <w:commentRangeEnd w:id="331"/>
      <w:r>
        <w:rPr>
          <w:rStyle w:val="CommentReference"/>
          <w:rFonts w:cs="Courier"/>
        </w:rPr>
        <w:commentReference w:id="331"/>
      </w:r>
      <w:proofErr w:type="gramStart"/>
      <w:r w:rsidRPr="00CF0B5C">
        <w:rPr>
          <w:rFonts w:ascii="Times New Roman" w:hAnsi="Times New Roman" w:cs="Times New Roman"/>
          <w:sz w:val="24"/>
          <w:szCs w:val="24"/>
        </w:rPr>
        <w:t xml:space="preserve">Regression coefficients between drivers and ice dates for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Lake (</w:t>
      </w:r>
      <w:r w:rsidRPr="003347D2">
        <w:rPr>
          <w:rFonts w:ascii="Times New Roman" w:hAnsi="Times New Roman" w:cs="Times New Roman"/>
          <w:b/>
          <w:sz w:val="24"/>
          <w:szCs w:val="24"/>
          <w:rPrChange w:id="334" w:author="Ryan Batt" w:date="2015-01-01T18:59:00Z">
            <w:rPr>
              <w:rFonts w:ascii="Times New Roman" w:hAnsi="Times New Roman" w:cs="Times New Roman"/>
              <w:sz w:val="24"/>
              <w:szCs w:val="24"/>
            </w:rPr>
          </w:rPrChange>
        </w:rPr>
        <w:t>A</w:t>
      </w:r>
      <w:r>
        <w:rPr>
          <w:rFonts w:ascii="Times New Roman" w:hAnsi="Times New Roman" w:cs="Times New Roman"/>
          <w:sz w:val="24"/>
          <w:szCs w:val="24"/>
        </w:rPr>
        <w:t>) and Torne River (</w:t>
      </w:r>
      <w:r w:rsidRPr="003347D2">
        <w:rPr>
          <w:rFonts w:ascii="Times New Roman" w:hAnsi="Times New Roman" w:cs="Times New Roman"/>
          <w:b/>
          <w:sz w:val="24"/>
          <w:szCs w:val="24"/>
          <w:rPrChange w:id="335" w:author="Ryan Batt" w:date="2015-01-01T18:59:00Z">
            <w:rPr>
              <w:rFonts w:ascii="Times New Roman" w:hAnsi="Times New Roman" w:cs="Times New Roman"/>
              <w:sz w:val="24"/>
              <w:szCs w:val="24"/>
            </w:rPr>
          </w:rPrChange>
        </w:rPr>
        <w:t>B</w:t>
      </w:r>
      <w:r>
        <w:rPr>
          <w:rFonts w:ascii="Times New Roman" w:hAnsi="Times New Roman" w:cs="Times New Roman"/>
          <w:sz w:val="24"/>
          <w:szCs w:val="24"/>
        </w:rPr>
        <w:t>)</w:t>
      </w:r>
      <w:r w:rsidRPr="00CF0B5C">
        <w:rPr>
          <w:rFonts w:ascii="Times New Roman" w:hAnsi="Times New Roman" w:cs="Times New Roman"/>
          <w:sz w:val="24"/>
          <w:szCs w:val="24"/>
        </w:rPr>
        <w:t>.</w:t>
      </w:r>
      <w:proofErr w:type="gramEnd"/>
      <w:r>
        <w:rPr>
          <w:rFonts w:ascii="Times New Roman" w:hAnsi="Times New Roman" w:cs="Times New Roman"/>
          <w:sz w:val="24"/>
          <w:szCs w:val="24"/>
        </w:rPr>
        <w:t xml:space="preserve">  The drivers included</w:t>
      </w:r>
      <w:r w:rsidRPr="004B5DFF">
        <w:rPr>
          <w:rFonts w:ascii="Times New Roman" w:hAnsi="Times New Roman" w:cs="Times New Roman"/>
          <w:sz w:val="24"/>
          <w:szCs w:val="24"/>
        </w:rPr>
        <w:t>: air temperature (</w:t>
      </w:r>
      <w:proofErr w:type="spellStart"/>
      <w:r w:rsidRPr="004B5DFF">
        <w:rPr>
          <w:rFonts w:ascii="Times New Roman" w:hAnsi="Times New Roman" w:cs="Times New Roman"/>
          <w:sz w:val="24"/>
          <w:szCs w:val="24"/>
        </w:rPr>
        <w:t>AirT</w:t>
      </w:r>
      <w:proofErr w:type="spellEnd"/>
      <w:r w:rsidRPr="004B5DFF">
        <w:rPr>
          <w:rFonts w:ascii="Times New Roman" w:hAnsi="Times New Roman" w:cs="Times New Roman"/>
          <w:sz w:val="24"/>
          <w:szCs w:val="24"/>
        </w:rPr>
        <w:t>), aerosol optic depth (AOD), atmospheric CO</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El Niño Southern Os</w:t>
      </w:r>
      <w:r>
        <w:rPr>
          <w:rFonts w:ascii="Times New Roman" w:hAnsi="Times New Roman" w:cs="Times New Roman"/>
          <w:sz w:val="24"/>
          <w:szCs w:val="24"/>
        </w:rPr>
        <w:t xml:space="preserve">cillation index (ENSO,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only</w:t>
      </w:r>
      <w:r w:rsidRPr="004B5DFF">
        <w:rPr>
          <w:rFonts w:ascii="Times New Roman" w:hAnsi="Times New Roman" w:cs="Times New Roman"/>
          <w:sz w:val="24"/>
          <w:szCs w:val="24"/>
        </w:rPr>
        <w:t>), North Atlanti</w:t>
      </w:r>
      <w:r>
        <w:rPr>
          <w:rFonts w:ascii="Times New Roman" w:hAnsi="Times New Roman" w:cs="Times New Roman"/>
          <w:sz w:val="24"/>
          <w:szCs w:val="24"/>
        </w:rPr>
        <w:t>c Oscillation index (NAO, Torne only), and Sunspots (Torne only).</w:t>
      </w:r>
      <w:r w:rsidRPr="004B5DFF">
        <w:rPr>
          <w:rFonts w:ascii="Times New Roman" w:hAnsi="Times New Roman" w:cs="Times New Roman"/>
          <w:sz w:val="24"/>
          <w:szCs w:val="24"/>
        </w:rPr>
        <w:t xml:space="preserve"> </w:t>
      </w:r>
      <w:r w:rsidRPr="00CF0B5C">
        <w:rPr>
          <w:rFonts w:ascii="Times New Roman" w:hAnsi="Times New Roman" w:cs="Times New Roman"/>
          <w:sz w:val="24"/>
          <w:szCs w:val="24"/>
        </w:rPr>
        <w:t xml:space="preserve"> </w:t>
      </w:r>
      <w:r>
        <w:rPr>
          <w:rFonts w:ascii="Times New Roman" w:hAnsi="Times New Roman" w:cs="Times New Roman"/>
          <w:sz w:val="24"/>
          <w:szCs w:val="24"/>
        </w:rPr>
        <w:t>Points</w:t>
      </w:r>
      <w:r w:rsidRPr="00CF0B5C">
        <w:rPr>
          <w:rFonts w:ascii="Times New Roman" w:hAnsi="Times New Roman" w:cs="Times New Roman"/>
          <w:sz w:val="24"/>
          <w:szCs w:val="24"/>
        </w:rPr>
        <w:t xml:space="preserve"> indicate estimated </w:t>
      </w:r>
      <w:ins w:id="336" w:author="Ryan Batt" w:date="2014-12-31T12:37:00Z">
        <w:r w:rsidR="00FF0764">
          <w:rPr>
            <w:rFonts w:ascii="Times New Roman" w:hAnsi="Times New Roman" w:cs="Times New Roman"/>
            <w:sz w:val="24"/>
            <w:szCs w:val="24"/>
          </w:rPr>
          <w:t xml:space="preserve">slope </w:t>
        </w:r>
      </w:ins>
      <w:r w:rsidRPr="00CF0B5C">
        <w:rPr>
          <w:rFonts w:ascii="Times New Roman" w:hAnsi="Times New Roman" w:cs="Times New Roman"/>
          <w:sz w:val="24"/>
          <w:szCs w:val="24"/>
        </w:rPr>
        <w:t xml:space="preserve">coefficients, with blue being the </w:t>
      </w:r>
      <w:del w:id="337" w:author="Ryan Batt" w:date="2014-12-31T12:37:00Z">
        <w:r w:rsidRPr="00CF0B5C" w:rsidDel="00FF0764">
          <w:rPr>
            <w:rFonts w:ascii="Times New Roman" w:hAnsi="Times New Roman" w:cs="Times New Roman"/>
            <w:sz w:val="24"/>
            <w:szCs w:val="24"/>
          </w:rPr>
          <w:delText xml:space="preserve">coefficient </w:delText>
        </w:r>
      </w:del>
      <w:ins w:id="338" w:author="Ryan Batt" w:date="2014-12-31T12:37:00Z">
        <w:r w:rsidR="00FF0764">
          <w:rPr>
            <w:rFonts w:ascii="Times New Roman" w:hAnsi="Times New Roman" w:cs="Times New Roman"/>
            <w:sz w:val="24"/>
            <w:szCs w:val="24"/>
          </w:rPr>
          <w:t>slope</w:t>
        </w:r>
        <w:r w:rsidR="00FF0764" w:rsidRPr="00CF0B5C">
          <w:rPr>
            <w:rFonts w:ascii="Times New Roman" w:hAnsi="Times New Roman" w:cs="Times New Roman"/>
            <w:sz w:val="24"/>
            <w:szCs w:val="24"/>
          </w:rPr>
          <w:t xml:space="preserve"> </w:t>
        </w:r>
      </w:ins>
      <w:r w:rsidRPr="00CF0B5C">
        <w:rPr>
          <w:rFonts w:ascii="Times New Roman" w:hAnsi="Times New Roman" w:cs="Times New Roman"/>
          <w:sz w:val="24"/>
          <w:szCs w:val="24"/>
        </w:rPr>
        <w:t>estimated from data before the breakpoint, and red the period after</w:t>
      </w:r>
      <w:r>
        <w:rPr>
          <w:rFonts w:ascii="Times New Roman" w:hAnsi="Times New Roman" w:cs="Times New Roman"/>
          <w:sz w:val="24"/>
          <w:szCs w:val="24"/>
        </w:rPr>
        <w:t xml:space="preserve"> the breakpoint</w:t>
      </w:r>
      <w:r w:rsidRPr="00CF0B5C">
        <w:rPr>
          <w:rFonts w:ascii="Times New Roman" w:hAnsi="Times New Roman" w:cs="Times New Roman"/>
          <w:sz w:val="24"/>
          <w:szCs w:val="24"/>
        </w:rPr>
        <w:t>. Error bars are the 95% CI’s. Pairs of colored dots inlaid with white asterisks indicate significant (</w:t>
      </w:r>
      <w:r w:rsidRPr="00CF0B5C">
        <w:rPr>
          <w:rFonts w:ascii="Times New Roman" w:hAnsi="Times New Roman" w:cs="Times New Roman"/>
          <w:sz w:val="24"/>
          <w:szCs w:val="24"/>
          <w:lang w:val="el-GR"/>
        </w:rPr>
        <w:t>α</w:t>
      </w:r>
      <w:r w:rsidRPr="00CF0B5C">
        <w:rPr>
          <w:rFonts w:ascii="Times New Roman" w:hAnsi="Times New Roman" w:cs="Times New Roman"/>
          <w:sz w:val="24"/>
          <w:szCs w:val="24"/>
        </w:rPr>
        <w:t xml:space="preserve"> = 0.05; family wise error rate maintained within each system) difference between </w:t>
      </w:r>
      <w:del w:id="339" w:author="Ryan Batt" w:date="2014-12-31T12:37:00Z">
        <w:r w:rsidRPr="00CF0B5C" w:rsidDel="00FF0764">
          <w:rPr>
            <w:rFonts w:ascii="Times New Roman" w:hAnsi="Times New Roman" w:cs="Times New Roman"/>
            <w:sz w:val="24"/>
            <w:szCs w:val="24"/>
          </w:rPr>
          <w:delText xml:space="preserve">coefficients </w:delText>
        </w:r>
      </w:del>
      <w:ins w:id="340" w:author="Ryan Batt" w:date="2014-12-31T12:37:00Z">
        <w:r w:rsidR="00FF0764">
          <w:rPr>
            <w:rFonts w:ascii="Times New Roman" w:hAnsi="Times New Roman" w:cs="Times New Roman"/>
            <w:sz w:val="24"/>
            <w:szCs w:val="24"/>
          </w:rPr>
          <w:t>slopes</w:t>
        </w:r>
        <w:r w:rsidR="00FF0764" w:rsidRPr="00CF0B5C">
          <w:rPr>
            <w:rFonts w:ascii="Times New Roman" w:hAnsi="Times New Roman" w:cs="Times New Roman"/>
            <w:sz w:val="24"/>
            <w:szCs w:val="24"/>
          </w:rPr>
          <w:t xml:space="preserve"> </w:t>
        </w:r>
      </w:ins>
      <w:r w:rsidRPr="00CF0B5C">
        <w:rPr>
          <w:rFonts w:ascii="Times New Roman" w:hAnsi="Times New Roman" w:cs="Times New Roman"/>
          <w:sz w:val="24"/>
          <w:szCs w:val="24"/>
        </w:rPr>
        <w:t>prior to and following the breakpoint</w:t>
      </w:r>
      <w:proofErr w:type="gramStart"/>
      <w:r w:rsidRPr="00CF0B5C">
        <w:rPr>
          <w:rFonts w:ascii="Times New Roman" w:hAnsi="Times New Roman" w:cs="Times New Roman"/>
          <w:sz w:val="24"/>
          <w:szCs w:val="24"/>
        </w:rPr>
        <w:t>.</w:t>
      </w:r>
      <w:r w:rsidR="006B63B7">
        <w:rPr>
          <w:rFonts w:ascii="Times New Roman" w:hAnsi="Times New Roman" w:cs="Times New Roman"/>
          <w:sz w:val="24"/>
          <w:szCs w:val="24"/>
        </w:rPr>
        <w:t xml:space="preserve">  </w:t>
      </w:r>
      <w:proofErr w:type="gramEnd"/>
      <w:r w:rsidR="006B63B7">
        <w:rPr>
          <w:rFonts w:ascii="Times New Roman" w:hAnsi="Times New Roman" w:cs="Times New Roman"/>
          <w:sz w:val="24"/>
          <w:szCs w:val="24"/>
        </w:rPr>
        <w:t xml:space="preserve">For </w:t>
      </w:r>
      <w:proofErr w:type="spellStart"/>
      <w:r w:rsidR="006B63B7">
        <w:rPr>
          <w:rFonts w:ascii="Times New Roman" w:hAnsi="Times New Roman" w:cs="Times New Roman"/>
          <w:sz w:val="24"/>
          <w:szCs w:val="24"/>
        </w:rPr>
        <w:t>Suwa</w:t>
      </w:r>
      <w:proofErr w:type="spellEnd"/>
      <w:r>
        <w:rPr>
          <w:rFonts w:ascii="Times New Roman" w:hAnsi="Times New Roman" w:cs="Times New Roman"/>
          <w:sz w:val="24"/>
          <w:szCs w:val="24"/>
        </w:rPr>
        <w:t xml:space="preserve">, positive </w:t>
      </w:r>
      <w:del w:id="341" w:author="Ryan Batt" w:date="2014-12-31T12:37:00Z">
        <w:r w:rsidDel="00FF0764">
          <w:rPr>
            <w:rFonts w:ascii="Times New Roman" w:hAnsi="Times New Roman" w:cs="Times New Roman"/>
            <w:sz w:val="24"/>
            <w:szCs w:val="24"/>
          </w:rPr>
          <w:delText xml:space="preserve">coefficients </w:delText>
        </w:r>
      </w:del>
      <w:ins w:id="342" w:author="Ryan Batt" w:date="2014-12-31T12:37:00Z">
        <w:r w:rsidR="00FF0764">
          <w:rPr>
            <w:rFonts w:ascii="Times New Roman" w:hAnsi="Times New Roman" w:cs="Times New Roman"/>
            <w:sz w:val="24"/>
            <w:szCs w:val="24"/>
          </w:rPr>
          <w:t xml:space="preserve">slopes </w:t>
        </w:r>
      </w:ins>
      <w:r>
        <w:rPr>
          <w:rFonts w:ascii="Times New Roman" w:hAnsi="Times New Roman" w:cs="Times New Roman"/>
          <w:sz w:val="24"/>
          <w:szCs w:val="24"/>
        </w:rPr>
        <w:t xml:space="preserve">suggest that the driver is </w:t>
      </w:r>
      <w:r>
        <w:rPr>
          <w:rFonts w:ascii="Times New Roman" w:hAnsi="Times New Roman" w:cs="Times New Roman"/>
          <w:sz w:val="24"/>
          <w:szCs w:val="24"/>
        </w:rPr>
        <w:lastRenderedPageBreak/>
        <w:t>related to later ice format</w:t>
      </w:r>
      <w:r w:rsidR="006B63B7">
        <w:rPr>
          <w:rFonts w:ascii="Times New Roman" w:hAnsi="Times New Roman" w:cs="Times New Roman"/>
          <w:sz w:val="24"/>
          <w:szCs w:val="24"/>
        </w:rPr>
        <w:t>ion</w:t>
      </w:r>
      <w:proofErr w:type="gramStart"/>
      <w:r w:rsidR="006B63B7">
        <w:rPr>
          <w:rFonts w:ascii="Times New Roman" w:hAnsi="Times New Roman" w:cs="Times New Roman"/>
          <w:sz w:val="24"/>
          <w:szCs w:val="24"/>
        </w:rPr>
        <w:t xml:space="preserve">.  </w:t>
      </w:r>
      <w:proofErr w:type="gramEnd"/>
      <w:r w:rsidR="006B63B7">
        <w:rPr>
          <w:rFonts w:ascii="Times New Roman" w:hAnsi="Times New Roman" w:cs="Times New Roman"/>
          <w:sz w:val="24"/>
          <w:szCs w:val="24"/>
        </w:rPr>
        <w:t>Conversely for Torne</w:t>
      </w:r>
      <w:r>
        <w:rPr>
          <w:rFonts w:ascii="Times New Roman" w:hAnsi="Times New Roman" w:cs="Times New Roman"/>
          <w:sz w:val="24"/>
          <w:szCs w:val="24"/>
        </w:rPr>
        <w:t xml:space="preserve">, negative </w:t>
      </w:r>
      <w:del w:id="343" w:author="Ryan Batt" w:date="2014-12-31T12:37:00Z">
        <w:r w:rsidDel="00FF0764">
          <w:rPr>
            <w:rFonts w:ascii="Times New Roman" w:hAnsi="Times New Roman" w:cs="Times New Roman"/>
            <w:sz w:val="24"/>
            <w:szCs w:val="24"/>
          </w:rPr>
          <w:delText xml:space="preserve">coefficients </w:delText>
        </w:r>
      </w:del>
      <w:ins w:id="344" w:author="Ryan Batt" w:date="2014-12-31T12:37:00Z">
        <w:r w:rsidR="00FF0764">
          <w:rPr>
            <w:rFonts w:ascii="Times New Roman" w:hAnsi="Times New Roman" w:cs="Times New Roman"/>
            <w:sz w:val="24"/>
            <w:szCs w:val="24"/>
          </w:rPr>
          <w:t xml:space="preserve">slopes </w:t>
        </w:r>
      </w:ins>
      <w:r>
        <w:rPr>
          <w:rFonts w:ascii="Times New Roman" w:hAnsi="Times New Roman" w:cs="Times New Roman"/>
          <w:sz w:val="24"/>
          <w:szCs w:val="24"/>
        </w:rPr>
        <w:t>indicate that the driver is related to earlier ice breakup</w:t>
      </w:r>
      <w:proofErr w:type="gramStart"/>
      <w:r>
        <w:rPr>
          <w:rFonts w:ascii="Times New Roman" w:hAnsi="Times New Roman" w:cs="Times New Roman"/>
          <w:sz w:val="24"/>
          <w:szCs w:val="24"/>
        </w:rPr>
        <w:t xml:space="preserve">.  </w:t>
      </w:r>
      <w:proofErr w:type="gramEnd"/>
      <w:r>
        <w:rPr>
          <w:rFonts w:ascii="Times New Roman" w:hAnsi="Times New Roman"/>
          <w:b/>
          <w:bCs/>
          <w:sz w:val="24"/>
          <w:szCs w:val="24"/>
        </w:rPr>
        <w:br w:type="page"/>
      </w:r>
    </w:p>
    <w:p w14:paraId="5B5823AA" w14:textId="77777777" w:rsidR="00DF7065" w:rsidRDefault="00DF7065" w:rsidP="006F651F">
      <w:pPr>
        <w:spacing w:line="480" w:lineRule="auto"/>
        <w:ind w:left="0" w:firstLine="0"/>
        <w:rPr>
          <w:rFonts w:ascii="Times New Roman" w:hAnsi="Times New Roman"/>
          <w:b/>
          <w:bCs/>
          <w:sz w:val="24"/>
          <w:szCs w:val="24"/>
        </w:rPr>
      </w:pPr>
      <w:r>
        <w:rPr>
          <w:rFonts w:ascii="Times New Roman" w:hAnsi="Times New Roman"/>
          <w:b/>
          <w:bCs/>
          <w:sz w:val="24"/>
          <w:szCs w:val="24"/>
        </w:rPr>
        <w:lastRenderedPageBreak/>
        <w:t>Supplementary Material</w:t>
      </w:r>
    </w:p>
    <w:p w14:paraId="1B07A8FB" w14:textId="75CDD5EC" w:rsidR="00EC1ED8" w:rsidRDefault="00EC1ED8" w:rsidP="006F651F">
      <w:pPr>
        <w:spacing w:line="480" w:lineRule="auto"/>
        <w:ind w:left="0" w:firstLine="0"/>
        <w:rPr>
          <w:rFonts w:ascii="Times New Roman" w:hAnsi="Times New Roman"/>
          <w:b/>
          <w:bCs/>
          <w:sz w:val="24"/>
          <w:szCs w:val="24"/>
        </w:rPr>
      </w:pPr>
      <w:r w:rsidRPr="00BF1675">
        <w:rPr>
          <w:rFonts w:ascii="Times New Roman" w:hAnsi="Times New Roman" w:cs="Times New Roman"/>
          <w:b/>
          <w:sz w:val="24"/>
          <w:szCs w:val="24"/>
        </w:rPr>
        <w:t xml:space="preserve">Data Acquisition </w:t>
      </w:r>
    </w:p>
    <w:p w14:paraId="2F157D83" w14:textId="7A97E044" w:rsidR="00EC1ED8" w:rsidRPr="00C944C1" w:rsidRDefault="00EC1ED8" w:rsidP="00C944C1">
      <w:pPr>
        <w:spacing w:line="480" w:lineRule="auto"/>
        <w:ind w:left="0" w:firstLine="0"/>
        <w:rPr>
          <w:rFonts w:ascii="Times New Roman" w:hAnsi="Times New Roman"/>
          <w:b/>
          <w:bCs/>
          <w:sz w:val="24"/>
          <w:szCs w:val="24"/>
        </w:rPr>
      </w:pPr>
      <w:r>
        <w:rPr>
          <w:rFonts w:ascii="Times New Roman" w:hAnsi="Times New Roman" w:cs="Times New Roman"/>
          <w:i/>
          <w:sz w:val="24"/>
          <w:szCs w:val="24"/>
        </w:rPr>
        <w:t>Ice freeze and breakup dates</w:t>
      </w:r>
    </w:p>
    <w:p w14:paraId="5F0C7060" w14:textId="429C6B12" w:rsidR="00EC1ED8" w:rsidRDefault="00EC1ED8" w:rsidP="006F651F">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sz w:val="24"/>
          <w:szCs w:val="24"/>
        </w:rPr>
        <w:t>We obtained ice freeze dates for a 550-year</w:t>
      </w:r>
      <w:r w:rsidR="006B63B7">
        <w:rPr>
          <w:rFonts w:ascii="Times New Roman" w:hAnsi="Times New Roman"/>
          <w:sz w:val="24"/>
          <w:szCs w:val="24"/>
        </w:rPr>
        <w:t xml:space="preserve"> period from 1443-2004 for </w:t>
      </w:r>
      <w:proofErr w:type="spellStart"/>
      <w:r>
        <w:rPr>
          <w:rFonts w:ascii="Times New Roman" w:hAnsi="Times New Roman"/>
          <w:sz w:val="24"/>
          <w:szCs w:val="24"/>
        </w:rPr>
        <w:t>Suwa</w:t>
      </w:r>
      <w:proofErr w:type="spellEnd"/>
      <w:r w:rsidR="006B63B7">
        <w:rPr>
          <w:rFonts w:ascii="Times New Roman" w:hAnsi="Times New Roman"/>
          <w:sz w:val="24"/>
          <w:szCs w:val="24"/>
        </w:rPr>
        <w:t xml:space="preserve"> Lake</w:t>
      </w:r>
      <w:r>
        <w:rPr>
          <w:rFonts w:ascii="Times New Roman" w:hAnsi="Times New Roman"/>
          <w:sz w:val="24"/>
          <w:szCs w:val="24"/>
        </w:rPr>
        <w:t xml:space="preserve"> and a 321-year record of river ice breakup dates for </w:t>
      </w:r>
      <w:r w:rsidR="006B63B7">
        <w:rPr>
          <w:rFonts w:ascii="Times New Roman" w:hAnsi="Times New Roman"/>
          <w:sz w:val="24"/>
          <w:szCs w:val="24"/>
        </w:rPr>
        <w:t>Torne River</w:t>
      </w:r>
      <w:r>
        <w:rPr>
          <w:rFonts w:ascii="Times New Roman" w:hAnsi="Times New Roman"/>
          <w:sz w:val="24"/>
          <w:szCs w:val="24"/>
        </w:rPr>
        <w:t xml:space="preserve"> from 1692-2013 </w:t>
      </w:r>
      <w:r>
        <w:rPr>
          <w:rFonts w:ascii="Times New Roman" w:hAnsi="Times New Roman" w:cs="Times New Roman"/>
          <w:sz w:val="24"/>
          <w:szCs w:val="24"/>
        </w:rPr>
        <w:t xml:space="preserve">from the National Snow and Ice Data Center (NSIDC; </w:t>
      </w:r>
      <w:r>
        <w:rPr>
          <w:rFonts w:ascii="Times New Roman" w:hAnsi="Times New Roman"/>
          <w:sz w:val="24"/>
          <w:szCs w:val="24"/>
        </w:rPr>
        <w:t xml:space="preserve">Benson and Magnuson 2000). </w:t>
      </w:r>
      <w:proofErr w:type="spellStart"/>
      <w:r>
        <w:rPr>
          <w:rFonts w:ascii="Times New Roman" w:hAnsi="Times New Roman" w:cs="Times New Roman"/>
          <w:sz w:val="24"/>
          <w:szCs w:val="24"/>
        </w:rPr>
        <w:t>Suwa</w:t>
      </w:r>
      <w:proofErr w:type="spellEnd"/>
      <w:r w:rsidR="00242E33">
        <w:rPr>
          <w:rFonts w:ascii="Times New Roman" w:hAnsi="Times New Roman" w:cs="Times New Roman"/>
          <w:sz w:val="24"/>
          <w:szCs w:val="24"/>
        </w:rPr>
        <w:t xml:space="preserve"> Lake</w:t>
      </w:r>
      <w:r>
        <w:rPr>
          <w:rFonts w:ascii="Times New Roman" w:hAnsi="Times New Roman" w:cs="Times New Roman"/>
          <w:sz w:val="24"/>
          <w:szCs w:val="24"/>
        </w:rPr>
        <w:t xml:space="preserve"> is a relatively shallow lake (</w:t>
      </w:r>
      <w:proofErr w:type="spellStart"/>
      <w:r>
        <w:rPr>
          <w:rFonts w:ascii="Times New Roman" w:hAnsi="Times New Roman" w:cs="Times New Roman"/>
          <w:sz w:val="24"/>
          <w:szCs w:val="24"/>
        </w:rPr>
        <w:t>Zmax</w:t>
      </w:r>
      <w:proofErr w:type="spellEnd"/>
      <w:r>
        <w:rPr>
          <w:rFonts w:ascii="Times New Roman" w:hAnsi="Times New Roman" w:cs="Times New Roman"/>
          <w:sz w:val="24"/>
          <w:szCs w:val="24"/>
        </w:rPr>
        <w:t xml:space="preserve"> = 7.2 m) in Nagano Prefecture, Japan where ice-freeze dates have been recorded since 1443. Ice freeze dates occur before and after January 1</w:t>
      </w:r>
      <w:r w:rsidRPr="00C44343">
        <w:rPr>
          <w:rFonts w:ascii="Times New Roman" w:hAnsi="Times New Roman" w:cs="Times New Roman"/>
          <w:sz w:val="24"/>
          <w:szCs w:val="24"/>
          <w:vertAlign w:val="superscript"/>
        </w:rPr>
        <w:t>st</w:t>
      </w:r>
      <w:r>
        <w:rPr>
          <w:rFonts w:ascii="Times New Roman" w:hAnsi="Times New Roman" w:cs="Times New Roman"/>
          <w:sz w:val="24"/>
          <w:szCs w:val="24"/>
        </w:rPr>
        <w:t>, therefore we converted dates to Day-Of-Year (DOY) where a zero value represents the calendar day January 1</w:t>
      </w:r>
      <w:r w:rsidRPr="00C44343">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Pr>
          <w:rFonts w:ascii="Times New Roman" w:hAnsi="Times New Roman"/>
          <w:sz w:val="24"/>
          <w:szCs w:val="24"/>
        </w:rPr>
        <w:t xml:space="preserve">If the lake did not freeze, we used the latest observed ice freeze date for that lake (Benson et al. 2012).  </w:t>
      </w:r>
      <w:r>
        <w:rPr>
          <w:rFonts w:ascii="Times New Roman" w:hAnsi="Times New Roman" w:cs="Times New Roman"/>
          <w:sz w:val="24"/>
          <w:szCs w:val="24"/>
        </w:rPr>
        <w:t xml:space="preserve">Data gaps (e.g., 1682-1736; 1872-1896) were excluded from the time series analyses.  Ice breakup dates from River </w:t>
      </w:r>
      <w:r w:rsidR="004D288B">
        <w:rPr>
          <w:rFonts w:ascii="Times New Roman" w:hAnsi="Times New Roman" w:cs="Times New Roman"/>
          <w:sz w:val="24"/>
          <w:szCs w:val="24"/>
        </w:rPr>
        <w:t>Torne</w:t>
      </w:r>
      <w:r>
        <w:rPr>
          <w:rFonts w:ascii="Times New Roman" w:hAnsi="Times New Roman" w:cs="Times New Roman"/>
          <w:sz w:val="24"/>
          <w:szCs w:val="24"/>
        </w:rPr>
        <w:t xml:space="preserve"> have been recorded since 1693 and converted to Julian day including considerations for leap years.  </w:t>
      </w:r>
    </w:p>
    <w:p w14:paraId="5FC1EAA2" w14:textId="7E01CB77" w:rsidR="00EC1ED8" w:rsidRDefault="00EC1ED8" w:rsidP="006F651F">
      <w:pPr>
        <w:pStyle w:val="NoSpacing"/>
        <w:spacing w:line="480" w:lineRule="auto"/>
        <w:rPr>
          <w:rFonts w:ascii="Times New Roman" w:hAnsi="Times New Roman" w:cs="Times New Roman"/>
          <w:i/>
          <w:sz w:val="24"/>
          <w:szCs w:val="24"/>
        </w:rPr>
      </w:pPr>
      <w:r>
        <w:rPr>
          <w:rFonts w:ascii="Times New Roman" w:hAnsi="Times New Roman" w:cs="Times New Roman"/>
          <w:i/>
          <w:sz w:val="24"/>
          <w:szCs w:val="24"/>
        </w:rPr>
        <w:t xml:space="preserve">Large-scale climate drivers and weather </w:t>
      </w:r>
    </w:p>
    <w:p w14:paraId="2D532697" w14:textId="59BD2C67" w:rsidR="00EC1ED8" w:rsidRDefault="00EC1ED8" w:rsidP="006F651F">
      <w:pPr>
        <w:pStyle w:val="NoSpacing"/>
        <w:spacing w:line="480" w:lineRule="auto"/>
        <w:rPr>
          <w:rFonts w:ascii="Times New Roman" w:hAnsi="Times New Roman" w:cs="Times New Roman"/>
          <w:color w:val="000000"/>
          <w:sz w:val="24"/>
          <w:szCs w:val="24"/>
        </w:rPr>
      </w:pPr>
      <w:r>
        <w:rPr>
          <w:rFonts w:ascii="Times New Roman" w:hAnsi="Times New Roman" w:cs="Times New Roman"/>
          <w:i/>
          <w:sz w:val="24"/>
          <w:szCs w:val="24"/>
        </w:rPr>
        <w:tab/>
      </w:r>
      <w:r>
        <w:rPr>
          <w:rFonts w:ascii="Times New Roman" w:hAnsi="Times New Roman" w:cs="Times New Roman"/>
          <w:sz w:val="24"/>
          <w:szCs w:val="24"/>
        </w:rPr>
        <w:t>We</w:t>
      </w:r>
      <w:r w:rsidRPr="00352FEF">
        <w:rPr>
          <w:rFonts w:ascii="Times New Roman" w:hAnsi="Times New Roman" w:cs="Times New Roman"/>
          <w:sz w:val="24"/>
          <w:szCs w:val="24"/>
        </w:rPr>
        <w:t xml:space="preserve"> </w:t>
      </w:r>
      <w:r>
        <w:rPr>
          <w:rFonts w:ascii="Times New Roman" w:hAnsi="Times New Roman" w:cs="Times New Roman"/>
          <w:sz w:val="24"/>
          <w:szCs w:val="24"/>
        </w:rPr>
        <w:t xml:space="preserve">obtained </w:t>
      </w:r>
      <w:r w:rsidRPr="00352FEF">
        <w:rPr>
          <w:rFonts w:ascii="Times New Roman" w:hAnsi="Times New Roman" w:cs="Times New Roman"/>
          <w:sz w:val="24"/>
          <w:szCs w:val="24"/>
        </w:rPr>
        <w:t xml:space="preserve">data from </w:t>
      </w:r>
      <w:proofErr w:type="spellStart"/>
      <w:r w:rsidRPr="00352FEF">
        <w:rPr>
          <w:rFonts w:ascii="Times New Roman" w:hAnsi="Times New Roman" w:cs="Times New Roman"/>
          <w:sz w:val="24"/>
          <w:szCs w:val="24"/>
        </w:rPr>
        <w:t>paleo</w:t>
      </w:r>
      <w:proofErr w:type="spellEnd"/>
      <w:r>
        <w:rPr>
          <w:rFonts w:ascii="Times New Roman" w:hAnsi="Times New Roman" w:cs="Times New Roman"/>
          <w:sz w:val="24"/>
          <w:szCs w:val="24"/>
        </w:rPr>
        <w:t>-</w:t>
      </w:r>
      <w:r w:rsidRPr="00352FEF">
        <w:rPr>
          <w:rFonts w:ascii="Times New Roman" w:hAnsi="Times New Roman" w:cs="Times New Roman"/>
          <w:sz w:val="24"/>
          <w:szCs w:val="24"/>
        </w:rPr>
        <w:t xml:space="preserve"> and historical records that may be important to ice </w:t>
      </w:r>
      <w:r>
        <w:rPr>
          <w:rFonts w:ascii="Times New Roman" w:hAnsi="Times New Roman" w:cs="Times New Roman"/>
          <w:sz w:val="24"/>
          <w:szCs w:val="24"/>
        </w:rPr>
        <w:t xml:space="preserve">freeze date on Lake </w:t>
      </w:r>
      <w:proofErr w:type="spellStart"/>
      <w:r>
        <w:rPr>
          <w:rFonts w:ascii="Times New Roman" w:hAnsi="Times New Roman" w:cs="Times New Roman"/>
          <w:sz w:val="24"/>
          <w:szCs w:val="24"/>
        </w:rPr>
        <w:t>Suwa</w:t>
      </w:r>
      <w:proofErr w:type="spellEnd"/>
      <w:r>
        <w:rPr>
          <w:rFonts w:ascii="Times New Roman" w:hAnsi="Times New Roman" w:cs="Times New Roman"/>
          <w:sz w:val="24"/>
          <w:szCs w:val="24"/>
        </w:rPr>
        <w:t xml:space="preserve"> and ice breakup date on</w:t>
      </w:r>
      <w:r w:rsidRPr="00352FEF">
        <w:rPr>
          <w:rFonts w:ascii="Times New Roman" w:hAnsi="Times New Roman" w:cs="Times New Roman"/>
          <w:sz w:val="24"/>
          <w:szCs w:val="24"/>
        </w:rPr>
        <w:t xml:space="preserve"> </w:t>
      </w:r>
      <w:r>
        <w:rPr>
          <w:rFonts w:ascii="Times New Roman" w:hAnsi="Times New Roman" w:cs="Times New Roman"/>
          <w:sz w:val="24"/>
          <w:szCs w:val="24"/>
        </w:rPr>
        <w:t xml:space="preserve">River </w:t>
      </w:r>
      <w:r w:rsidR="004D288B">
        <w:rPr>
          <w:rFonts w:ascii="Times New Roman" w:hAnsi="Times New Roman" w:cs="Times New Roman"/>
          <w:sz w:val="24"/>
          <w:szCs w:val="24"/>
        </w:rPr>
        <w:t>Torne</w:t>
      </w:r>
      <w:r w:rsidRPr="00352FEF">
        <w:rPr>
          <w:rFonts w:ascii="Times New Roman" w:hAnsi="Times New Roman" w:cs="Times New Roman"/>
          <w:sz w:val="24"/>
          <w:szCs w:val="24"/>
        </w:rPr>
        <w:t xml:space="preserve"> (Table S1). </w:t>
      </w:r>
      <w:r>
        <w:rPr>
          <w:rFonts w:ascii="Times New Roman" w:hAnsi="Times New Roman" w:cs="Times New Roman"/>
          <w:sz w:val="24"/>
          <w:szCs w:val="24"/>
        </w:rPr>
        <w:t>We acquired average annual sunspot number from 1700-2012 which represents a relative index of solar activity for the visible solar surface from the Solar Influences Data Analysis Center (SIDC-team 2013)</w:t>
      </w:r>
      <w:r w:rsidRPr="00352FEF">
        <w:rPr>
          <w:rFonts w:ascii="Times New Roman" w:hAnsi="Times New Roman" w:cs="Times New Roman"/>
          <w:color w:val="000000"/>
          <w:sz w:val="24"/>
          <w:szCs w:val="24"/>
        </w:rPr>
        <w:t xml:space="preserve">, </w:t>
      </w:r>
      <w:r>
        <w:rPr>
          <w:rFonts w:ascii="Times New Roman" w:hAnsi="Times New Roman" w:cs="Times New Roman"/>
          <w:color w:val="000000"/>
          <w:sz w:val="24"/>
          <w:szCs w:val="24"/>
        </w:rPr>
        <w:t>volcanic a</w:t>
      </w:r>
      <w:r w:rsidRPr="00352FEF">
        <w:rPr>
          <w:rFonts w:ascii="Times New Roman" w:hAnsi="Times New Roman" w:cs="Times New Roman"/>
          <w:color w:val="000000"/>
          <w:sz w:val="24"/>
          <w:szCs w:val="24"/>
        </w:rPr>
        <w:t>erosols</w:t>
      </w:r>
      <w:r>
        <w:rPr>
          <w:rFonts w:ascii="Times New Roman" w:hAnsi="Times New Roman" w:cs="Times New Roman"/>
          <w:color w:val="000000"/>
          <w:sz w:val="24"/>
          <w:szCs w:val="24"/>
        </w:rPr>
        <w:t xml:space="preserve"> measured as the annual global average aerosol optical depth inferred at 550 nm from 800-2000 AD derived from </w:t>
      </w:r>
      <w:proofErr w:type="spellStart"/>
      <w:r>
        <w:rPr>
          <w:rFonts w:ascii="Times New Roman" w:hAnsi="Times New Roman" w:cs="Times New Roman"/>
          <w:color w:val="000000"/>
          <w:sz w:val="24"/>
          <w:szCs w:val="24"/>
        </w:rPr>
        <w:t>sulphate</w:t>
      </w:r>
      <w:proofErr w:type="spellEnd"/>
      <w:r>
        <w:rPr>
          <w:rFonts w:ascii="Times New Roman" w:hAnsi="Times New Roman" w:cs="Times New Roman"/>
          <w:color w:val="000000"/>
          <w:sz w:val="24"/>
          <w:szCs w:val="24"/>
        </w:rPr>
        <w:t xml:space="preserve"> measured in ice cores from Antarctica and Greenland from National Oceanographic and Atmospheric Association (NOAA; </w:t>
      </w:r>
      <w:r w:rsidRPr="00352FEF">
        <w:rPr>
          <w:rFonts w:ascii="Times New Roman" w:hAnsi="Times New Roman" w:cs="Times New Roman"/>
          <w:color w:val="000000"/>
          <w:sz w:val="24"/>
          <w:szCs w:val="24"/>
        </w:rPr>
        <w:t xml:space="preserve">Crowley and </w:t>
      </w:r>
      <w:proofErr w:type="spellStart"/>
      <w:r w:rsidRPr="00352FEF">
        <w:rPr>
          <w:rFonts w:ascii="Times New Roman" w:hAnsi="Times New Roman" w:cs="Times New Roman"/>
          <w:color w:val="000000"/>
          <w:sz w:val="24"/>
          <w:szCs w:val="24"/>
        </w:rPr>
        <w:t>Unterman</w:t>
      </w:r>
      <w:proofErr w:type="spellEnd"/>
      <w:r w:rsidRPr="00352FEF">
        <w:rPr>
          <w:rFonts w:ascii="Times New Roman" w:hAnsi="Times New Roman" w:cs="Times New Roman"/>
          <w:color w:val="000000"/>
          <w:sz w:val="24"/>
          <w:szCs w:val="24"/>
        </w:rPr>
        <w:t xml:space="preserve"> 201</w:t>
      </w:r>
      <w:r>
        <w:rPr>
          <w:rFonts w:ascii="Times New Roman" w:hAnsi="Times New Roman" w:cs="Times New Roman"/>
          <w:color w:val="000000"/>
          <w:sz w:val="24"/>
          <w:szCs w:val="24"/>
        </w:rPr>
        <w:t>3</w:t>
      </w:r>
      <w:r w:rsidRPr="00352FE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and atmospheric carbon dioxide concentrations from 1AD -2012 AD from contemporary atmospheric concentrations from </w:t>
      </w:r>
      <w:proofErr w:type="spellStart"/>
      <w:r>
        <w:rPr>
          <w:rFonts w:ascii="Times New Roman" w:hAnsi="Times New Roman" w:cs="Times New Roman"/>
          <w:color w:val="000000"/>
          <w:sz w:val="24"/>
          <w:szCs w:val="24"/>
        </w:rPr>
        <w:t>Mauno</w:t>
      </w:r>
      <w:proofErr w:type="spellEnd"/>
      <w:r>
        <w:rPr>
          <w:rFonts w:ascii="Times New Roman" w:hAnsi="Times New Roman" w:cs="Times New Roman"/>
          <w:color w:val="000000"/>
          <w:sz w:val="24"/>
          <w:szCs w:val="24"/>
        </w:rPr>
        <w:t xml:space="preserve"> Loa, Hawaii and splined CO</w:t>
      </w:r>
      <w:r w:rsidRPr="00D55D40">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 xml:space="preserve"> records derived from </w:t>
      </w:r>
      <w:r>
        <w:rPr>
          <w:rFonts w:ascii="Times New Roman" w:hAnsi="Times New Roman" w:cs="Times New Roman"/>
          <w:color w:val="000000"/>
          <w:sz w:val="24"/>
          <w:szCs w:val="24"/>
        </w:rPr>
        <w:lastRenderedPageBreak/>
        <w:t xml:space="preserve">Antarctic ice cores (Keeling et al. 2001). We also acquired an index of El Nino Southern Oscillation (ENSO) from 1301-2005 derived from the North American Drought Atlas (Li </w:t>
      </w:r>
      <w:r w:rsidRPr="002F28F0">
        <w:rPr>
          <w:rFonts w:ascii="Times New Roman" w:hAnsi="Times New Roman" w:cs="Times New Roman"/>
          <w:iCs/>
          <w:color w:val="000000"/>
          <w:sz w:val="24"/>
          <w:szCs w:val="24"/>
        </w:rPr>
        <w:t>et al.</w:t>
      </w:r>
      <w:r>
        <w:rPr>
          <w:rFonts w:ascii="Times New Roman" w:hAnsi="Times New Roman" w:cs="Times New Roman"/>
          <w:color w:val="000000"/>
          <w:sz w:val="24"/>
          <w:szCs w:val="24"/>
        </w:rPr>
        <w:t xml:space="preserve"> 2011) and </w:t>
      </w:r>
      <w:r>
        <w:rPr>
          <w:rFonts w:ascii="Times New Roman" w:hAnsi="Times New Roman" w:cs="Times New Roman"/>
          <w:sz w:val="24"/>
          <w:szCs w:val="24"/>
        </w:rPr>
        <w:t>winter (</w:t>
      </w:r>
      <w:r>
        <w:rPr>
          <w:rFonts w:ascii="Times New Roman" w:hAnsi="Times New Roman" w:cs="Times New Roman"/>
          <w:color w:val="000000"/>
          <w:sz w:val="24"/>
          <w:szCs w:val="24"/>
        </w:rPr>
        <w:t>December-March</w:t>
      </w:r>
      <w:r>
        <w:rPr>
          <w:rFonts w:ascii="Times New Roman" w:hAnsi="Times New Roman" w:cs="Times New Roman"/>
          <w:sz w:val="24"/>
          <w:szCs w:val="24"/>
        </w:rPr>
        <w:t xml:space="preserve">) </w:t>
      </w:r>
      <w:r w:rsidRPr="00352FEF">
        <w:rPr>
          <w:rFonts w:ascii="Times New Roman" w:hAnsi="Times New Roman" w:cs="Times New Roman"/>
          <w:sz w:val="24"/>
          <w:szCs w:val="24"/>
        </w:rPr>
        <w:t xml:space="preserve">North Atlantic Oscillation index </w:t>
      </w:r>
      <w:r>
        <w:rPr>
          <w:rFonts w:ascii="Times New Roman" w:hAnsi="Times New Roman" w:cs="Times New Roman"/>
          <w:sz w:val="24"/>
          <w:szCs w:val="24"/>
        </w:rPr>
        <w:t xml:space="preserve">from 1659-2013 </w:t>
      </w:r>
      <w:r w:rsidRPr="00352FEF">
        <w:rPr>
          <w:rFonts w:ascii="Times New Roman" w:hAnsi="Times New Roman" w:cs="Times New Roman"/>
          <w:sz w:val="24"/>
          <w:szCs w:val="24"/>
        </w:rPr>
        <w:t>(</w:t>
      </w:r>
      <w:proofErr w:type="spellStart"/>
      <w:r>
        <w:rPr>
          <w:rFonts w:ascii="Times New Roman" w:hAnsi="Times New Roman" w:cs="Times New Roman"/>
          <w:sz w:val="24"/>
          <w:szCs w:val="24"/>
        </w:rPr>
        <w:t>Luterbacher</w:t>
      </w:r>
      <w:proofErr w:type="spellEnd"/>
      <w:r>
        <w:rPr>
          <w:rFonts w:ascii="Times New Roman" w:hAnsi="Times New Roman" w:cs="Times New Roman"/>
          <w:sz w:val="24"/>
          <w:szCs w:val="24"/>
        </w:rPr>
        <w:t xml:space="preserve"> et al. 2002; </w:t>
      </w:r>
      <w:proofErr w:type="spellStart"/>
      <w:r w:rsidRPr="00352FEF">
        <w:rPr>
          <w:rFonts w:ascii="Times New Roman" w:hAnsi="Times New Roman" w:cs="Times New Roman"/>
          <w:sz w:val="24"/>
          <w:szCs w:val="24"/>
        </w:rPr>
        <w:t>Hurrel</w:t>
      </w:r>
      <w:r>
        <w:rPr>
          <w:rFonts w:ascii="Times New Roman" w:hAnsi="Times New Roman" w:cs="Times New Roman"/>
          <w:sz w:val="24"/>
          <w:szCs w:val="24"/>
        </w:rPr>
        <w:t>l</w:t>
      </w:r>
      <w:proofErr w:type="spellEnd"/>
      <w:r w:rsidRPr="00352FEF">
        <w:rPr>
          <w:rFonts w:ascii="Times New Roman" w:hAnsi="Times New Roman" w:cs="Times New Roman"/>
          <w:sz w:val="24"/>
          <w:szCs w:val="24"/>
        </w:rPr>
        <w:t xml:space="preserve"> et al. 2013</w:t>
      </w:r>
      <w:r w:rsidRPr="00352FEF">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0A13F92A" w14:textId="1C394F80" w:rsidR="00EC1ED8" w:rsidRPr="00C944C1" w:rsidRDefault="00EC1ED8" w:rsidP="006F651F">
      <w:pPr>
        <w:pStyle w:val="NoSpacing"/>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We acquired local and regional air temperatures for both locations. For </w:t>
      </w:r>
      <w:proofErr w:type="spellStart"/>
      <w:r>
        <w:rPr>
          <w:rFonts w:ascii="Times New Roman" w:hAnsi="Times New Roman" w:cs="Times New Roman"/>
          <w:color w:val="000000"/>
          <w:sz w:val="24"/>
          <w:szCs w:val="24"/>
        </w:rPr>
        <w:t>Suwa</w:t>
      </w:r>
      <w:proofErr w:type="spellEnd"/>
      <w:r>
        <w:rPr>
          <w:rFonts w:ascii="Times New Roman" w:hAnsi="Times New Roman" w:cs="Times New Roman"/>
          <w:color w:val="000000"/>
          <w:sz w:val="24"/>
          <w:szCs w:val="24"/>
        </w:rPr>
        <w:t xml:space="preserve">, we </w:t>
      </w:r>
      <w:r w:rsidR="0073569C">
        <w:rPr>
          <w:rFonts w:ascii="Times New Roman" w:hAnsi="Times New Roman" w:cs="Times New Roman"/>
          <w:color w:val="000000"/>
          <w:sz w:val="24"/>
          <w:szCs w:val="24"/>
        </w:rPr>
        <w:t>obtained</w:t>
      </w:r>
      <w:r>
        <w:rPr>
          <w:rFonts w:ascii="Times New Roman" w:hAnsi="Times New Roman" w:cs="Times New Roman"/>
          <w:color w:val="000000"/>
          <w:sz w:val="24"/>
          <w:szCs w:val="24"/>
        </w:rPr>
        <w:t xml:space="preserve"> reconstructed growing season temperatures from </w:t>
      </w:r>
      <w:r w:rsidRPr="00DE3CE2">
        <w:rPr>
          <w:rFonts w:ascii="Times New Roman" w:eastAsia="Times New Roman" w:hAnsi="Times New Roman" w:cs="Times New Roman"/>
          <w:color w:val="000000"/>
          <w:sz w:val="24"/>
          <w:szCs w:val="24"/>
        </w:rPr>
        <w:t>Hokkaido, Japan</w:t>
      </w:r>
      <w:r>
        <w:rPr>
          <w:rFonts w:ascii="Times New Roman" w:hAnsi="Times New Roman" w:cs="Times New Roman"/>
          <w:color w:val="000000"/>
          <w:sz w:val="24"/>
          <w:szCs w:val="24"/>
        </w:rPr>
        <w:t xml:space="preserve"> derived from tree ring analysis from 1557-2007 (</w:t>
      </w:r>
      <w:proofErr w:type="spellStart"/>
      <w:r>
        <w:rPr>
          <w:rFonts w:ascii="Times New Roman" w:hAnsi="Times New Roman" w:cs="Times New Roman"/>
          <w:color w:val="000000"/>
          <w:sz w:val="24"/>
          <w:szCs w:val="24"/>
        </w:rPr>
        <w:t>Davi</w:t>
      </w:r>
      <w:proofErr w:type="spellEnd"/>
      <w:r>
        <w:rPr>
          <w:rFonts w:ascii="Times New Roman" w:hAnsi="Times New Roman" w:cs="Times New Roman"/>
          <w:color w:val="000000"/>
          <w:sz w:val="24"/>
          <w:szCs w:val="24"/>
        </w:rPr>
        <w:t xml:space="preserve"> </w:t>
      </w:r>
      <w:r w:rsidRPr="00673CA1">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2001) and local temperatures from Tokyo weather station from </w:t>
      </w:r>
      <w:r w:rsidR="0073569C">
        <w:rPr>
          <w:rFonts w:ascii="Times New Roman" w:hAnsi="Times New Roman" w:cs="Times New Roman"/>
          <w:color w:val="000000"/>
          <w:sz w:val="24"/>
          <w:szCs w:val="24"/>
        </w:rPr>
        <w:t xml:space="preserve">1879-2013 (JMA 2013). For </w:t>
      </w:r>
      <w:r>
        <w:rPr>
          <w:rFonts w:ascii="Times New Roman" w:hAnsi="Times New Roman" w:cs="Times New Roman"/>
          <w:color w:val="000000"/>
          <w:sz w:val="24"/>
          <w:szCs w:val="24"/>
        </w:rPr>
        <w:t>To</w:t>
      </w:r>
      <w:r w:rsidR="0073569C">
        <w:rPr>
          <w:rFonts w:ascii="Times New Roman" w:hAnsi="Times New Roman" w:cs="Times New Roman"/>
          <w:color w:val="000000"/>
          <w:sz w:val="24"/>
          <w:szCs w:val="24"/>
        </w:rPr>
        <w:t>rne</w:t>
      </w:r>
      <w:r>
        <w:rPr>
          <w:rFonts w:ascii="Times New Roman" w:hAnsi="Times New Roman" w:cs="Times New Roman"/>
          <w:color w:val="000000"/>
          <w:sz w:val="24"/>
          <w:szCs w:val="24"/>
        </w:rPr>
        <w:t xml:space="preserve">, we acquired reconstructed records of monthly temperature adjusted to </w:t>
      </w:r>
      <w:proofErr w:type="spellStart"/>
      <w:r>
        <w:rPr>
          <w:rFonts w:ascii="Times New Roman" w:hAnsi="Times New Roman" w:cs="Times New Roman"/>
          <w:color w:val="000000"/>
          <w:sz w:val="24"/>
          <w:szCs w:val="24"/>
        </w:rPr>
        <w:t>Haparanda</w:t>
      </w:r>
      <w:proofErr w:type="spellEnd"/>
      <w:r>
        <w:rPr>
          <w:rFonts w:ascii="Times New Roman" w:hAnsi="Times New Roman" w:cs="Times New Roman"/>
          <w:color w:val="000000"/>
          <w:sz w:val="24"/>
          <w:szCs w:val="24"/>
        </w:rPr>
        <w:t xml:space="preserve">, Sweden from 1802-2002 (nearby town to </w:t>
      </w:r>
      <w:r w:rsidR="004D288B">
        <w:rPr>
          <w:rFonts w:ascii="Times New Roman" w:hAnsi="Times New Roman" w:cs="Times New Roman"/>
          <w:color w:val="000000"/>
          <w:sz w:val="24"/>
          <w:szCs w:val="24"/>
        </w:rPr>
        <w:t>Torne</w:t>
      </w:r>
      <w:r>
        <w:rPr>
          <w:rFonts w:ascii="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shd w:val="clear" w:color="auto" w:fill="FFFFFF"/>
        </w:rPr>
        <w:t>Klingbjer</w:t>
      </w:r>
      <w:proofErr w:type="spellEnd"/>
      <w:r w:rsidRPr="00C845CB">
        <w:rPr>
          <w:rFonts w:ascii="Times New Roman" w:eastAsia="Times New Roman" w:hAnsi="Times New Roman" w:cs="Times New Roman"/>
          <w:color w:val="000000"/>
          <w:sz w:val="24"/>
          <w:szCs w:val="24"/>
          <w:shd w:val="clear" w:color="auto" w:fill="FFFFFF"/>
        </w:rPr>
        <w:t xml:space="preserve"> and </w:t>
      </w:r>
      <w:proofErr w:type="spellStart"/>
      <w:r w:rsidRPr="00C845CB">
        <w:rPr>
          <w:rFonts w:ascii="Times New Roman" w:eastAsia="Times New Roman" w:hAnsi="Times New Roman" w:cs="Times New Roman"/>
          <w:color w:val="000000"/>
          <w:sz w:val="24"/>
          <w:szCs w:val="24"/>
          <w:shd w:val="clear" w:color="auto" w:fill="FFFFFF"/>
        </w:rPr>
        <w:t>Moberg</w:t>
      </w:r>
      <w:proofErr w:type="spellEnd"/>
      <w:r>
        <w:rPr>
          <w:rFonts w:ascii="Times New Roman" w:eastAsia="Times New Roman" w:hAnsi="Times New Roman" w:cs="Times New Roman"/>
          <w:color w:val="000000"/>
          <w:sz w:val="24"/>
          <w:szCs w:val="24"/>
          <w:shd w:val="clear" w:color="auto" w:fill="FFFFFF"/>
        </w:rPr>
        <w:t xml:space="preserve"> 2003</w:t>
      </w:r>
      <w:r>
        <w:rPr>
          <w:rFonts w:ascii="Times New Roman" w:hAnsi="Times New Roman" w:cs="Times New Roman"/>
          <w:color w:val="000000"/>
          <w:sz w:val="24"/>
          <w:szCs w:val="24"/>
        </w:rPr>
        <w:t xml:space="preserve">). These were updated with monthly records from the </w:t>
      </w:r>
      <w:proofErr w:type="spellStart"/>
      <w:r>
        <w:rPr>
          <w:rFonts w:ascii="Times New Roman" w:hAnsi="Times New Roman" w:cs="Times New Roman"/>
          <w:color w:val="000000"/>
          <w:sz w:val="24"/>
          <w:szCs w:val="24"/>
        </w:rPr>
        <w:t>Haparanda</w:t>
      </w:r>
      <w:proofErr w:type="spellEnd"/>
      <w:r>
        <w:rPr>
          <w:rFonts w:ascii="Times New Roman" w:hAnsi="Times New Roman" w:cs="Times New Roman"/>
          <w:color w:val="000000"/>
          <w:sz w:val="24"/>
          <w:szCs w:val="24"/>
        </w:rPr>
        <w:t xml:space="preserve"> weather station for 2003-2013 from the International Surface Temperature Initiative (Thorne </w:t>
      </w:r>
      <w:r w:rsidRPr="00662F77">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2011). Reconstructed monthly and annual temperatures for central Europe were obtained for the time series between 1500 and 2007 (</w:t>
      </w:r>
      <w:proofErr w:type="spellStart"/>
      <w:r w:rsidRPr="00717B2F">
        <w:rPr>
          <w:rFonts w:ascii="Times New Roman" w:hAnsi="Times New Roman" w:cs="Times New Roman"/>
          <w:color w:val="000000"/>
          <w:sz w:val="24"/>
          <w:szCs w:val="24"/>
        </w:rPr>
        <w:t>Dobrovolný</w:t>
      </w:r>
      <w:proofErr w:type="spellEnd"/>
      <w:r>
        <w:rPr>
          <w:rFonts w:ascii="Times New Roman" w:hAnsi="Times New Roman" w:cs="Times New Roman"/>
          <w:color w:val="000000"/>
          <w:sz w:val="24"/>
          <w:szCs w:val="24"/>
        </w:rPr>
        <w:t xml:space="preserve"> </w:t>
      </w:r>
      <w:r w:rsidRPr="00717B2F">
        <w:rPr>
          <w:rFonts w:ascii="Times New Roman" w:hAnsi="Times New Roman" w:cs="Times New Roman"/>
          <w:i/>
          <w:color w:val="000000"/>
          <w:sz w:val="24"/>
          <w:szCs w:val="24"/>
        </w:rPr>
        <w:t>et al.</w:t>
      </w:r>
      <w:r>
        <w:rPr>
          <w:rFonts w:ascii="Times New Roman" w:hAnsi="Times New Roman" w:cs="Times New Roman"/>
          <w:color w:val="000000"/>
          <w:sz w:val="24"/>
          <w:szCs w:val="24"/>
        </w:rPr>
        <w:t xml:space="preserve"> 2010). Finally, reconstructed growing season temperatures derived from tree ring analysis from central Sweden were acquired from 1107-2007 (</w:t>
      </w:r>
      <w:proofErr w:type="spellStart"/>
      <w:r w:rsidRPr="00717B2F">
        <w:rPr>
          <w:rFonts w:ascii="Times New Roman" w:eastAsia="Times New Roman" w:hAnsi="Times New Roman" w:cs="Times New Roman"/>
          <w:color w:val="000000"/>
          <w:sz w:val="24"/>
          <w:szCs w:val="24"/>
          <w:shd w:val="clear" w:color="auto" w:fill="FFFFFF"/>
        </w:rPr>
        <w:t>Gunnarson</w:t>
      </w:r>
      <w:proofErr w:type="spellEnd"/>
      <w:r>
        <w:rPr>
          <w:rFonts w:ascii="Times New Roman" w:eastAsia="Times New Roman" w:hAnsi="Times New Roman" w:cs="Times New Roman"/>
          <w:color w:val="000000"/>
          <w:sz w:val="24"/>
          <w:szCs w:val="24"/>
          <w:shd w:val="clear" w:color="auto" w:fill="FFFFFF"/>
        </w:rPr>
        <w:t xml:space="preserve"> </w:t>
      </w:r>
      <w:r w:rsidRPr="00717B2F">
        <w:rPr>
          <w:rFonts w:ascii="Times New Roman" w:eastAsia="Times New Roman" w:hAnsi="Times New Roman" w:cs="Times New Roman"/>
          <w:i/>
          <w:color w:val="000000"/>
          <w:sz w:val="24"/>
          <w:szCs w:val="24"/>
          <w:shd w:val="clear" w:color="auto" w:fill="FFFFFF"/>
        </w:rPr>
        <w:t>et al.</w:t>
      </w:r>
      <w:r>
        <w:rPr>
          <w:rFonts w:ascii="Times New Roman" w:eastAsia="Times New Roman" w:hAnsi="Times New Roman" w:cs="Times New Roman"/>
          <w:color w:val="000000"/>
          <w:sz w:val="24"/>
          <w:szCs w:val="24"/>
          <w:shd w:val="clear" w:color="auto" w:fill="FFFFFF"/>
        </w:rPr>
        <w:t xml:space="preserve"> 2011; Supplementary Table S1</w:t>
      </w:r>
      <w:r>
        <w:rPr>
          <w:rFonts w:ascii="Times New Roman" w:hAnsi="Times New Roman" w:cs="Times New Roman"/>
          <w:color w:val="000000"/>
          <w:sz w:val="24"/>
          <w:szCs w:val="24"/>
        </w:rPr>
        <w:t>).</w:t>
      </w:r>
    </w:p>
    <w:p w14:paraId="33749764" w14:textId="515F435B" w:rsidR="00EC1ED8" w:rsidRDefault="00EC1ED8" w:rsidP="006F651F">
      <w:pPr>
        <w:spacing w:line="480" w:lineRule="auto"/>
        <w:ind w:left="0" w:firstLine="0"/>
        <w:rPr>
          <w:rFonts w:ascii="Times New Roman" w:hAnsi="Times New Roman"/>
          <w:b/>
          <w:bCs/>
          <w:sz w:val="24"/>
          <w:szCs w:val="24"/>
        </w:rPr>
      </w:pPr>
      <w:r>
        <w:rPr>
          <w:rFonts w:ascii="Times New Roman" w:hAnsi="Times New Roman"/>
          <w:b/>
          <w:bCs/>
          <w:sz w:val="24"/>
          <w:szCs w:val="24"/>
        </w:rPr>
        <w:t>Data Analysis</w:t>
      </w:r>
    </w:p>
    <w:p w14:paraId="604FE5D2" w14:textId="18354038" w:rsidR="00EC1ED8" w:rsidRPr="0073569C" w:rsidRDefault="0073569C" w:rsidP="006F651F">
      <w:pPr>
        <w:spacing w:line="480" w:lineRule="auto"/>
        <w:ind w:left="0" w:firstLine="0"/>
        <w:rPr>
          <w:rFonts w:ascii="Times New Roman" w:hAnsi="Times New Roman"/>
          <w:b/>
          <w:i/>
          <w:iCs/>
          <w:sz w:val="24"/>
          <w:szCs w:val="24"/>
        </w:rPr>
      </w:pPr>
      <w:r w:rsidRPr="0073569C">
        <w:rPr>
          <w:rFonts w:ascii="Times New Roman" w:hAnsi="Times New Roman"/>
          <w:b/>
          <w:i/>
          <w:iCs/>
          <w:sz w:val="24"/>
          <w:szCs w:val="24"/>
        </w:rPr>
        <w:t>A</w:t>
      </w:r>
      <w:r w:rsidR="00C944C1" w:rsidRPr="0073569C">
        <w:rPr>
          <w:rFonts w:ascii="Times New Roman" w:hAnsi="Times New Roman"/>
          <w:b/>
          <w:i/>
          <w:iCs/>
          <w:sz w:val="24"/>
          <w:szCs w:val="24"/>
        </w:rPr>
        <w:t xml:space="preserve">. </w:t>
      </w:r>
      <w:r w:rsidR="00EC1ED8" w:rsidRPr="0073569C">
        <w:rPr>
          <w:rFonts w:ascii="Times New Roman" w:hAnsi="Times New Roman"/>
          <w:b/>
          <w:i/>
          <w:iCs/>
          <w:sz w:val="24"/>
          <w:szCs w:val="24"/>
        </w:rPr>
        <w:t>Is there evidence of a breakpoint?</w:t>
      </w:r>
    </w:p>
    <w:p w14:paraId="0524C403" w14:textId="77777777" w:rsidR="00C944C1" w:rsidRPr="00C944C1" w:rsidRDefault="00C944C1" w:rsidP="00C944C1">
      <w:pPr>
        <w:spacing w:line="480" w:lineRule="auto"/>
        <w:ind w:left="0" w:firstLine="0"/>
        <w:rPr>
          <w:rFonts w:ascii="Times New Roman" w:hAnsi="Times New Roman" w:cs="Times New Roman"/>
          <w:i/>
          <w:sz w:val="24"/>
          <w:szCs w:val="24"/>
        </w:rPr>
      </w:pPr>
      <w:r w:rsidRPr="00C944C1">
        <w:rPr>
          <w:rFonts w:ascii="Times New Roman" w:hAnsi="Times New Roman" w:cs="Times New Roman"/>
          <w:i/>
          <w:sz w:val="24"/>
          <w:szCs w:val="24"/>
        </w:rPr>
        <w:t>Continuous Segmented Regression</w:t>
      </w:r>
    </w:p>
    <w:p w14:paraId="6E80517F" w14:textId="1E513D80" w:rsidR="00C944C1" w:rsidRPr="00C944C1" w:rsidRDefault="00C944C1" w:rsidP="0073569C">
      <w:pPr>
        <w:spacing w:line="480" w:lineRule="auto"/>
        <w:ind w:left="0" w:firstLine="720"/>
        <w:rPr>
          <w:rFonts w:ascii="Times New Roman" w:hAnsi="Times New Roman" w:cs="Times New Roman"/>
          <w:sz w:val="24"/>
          <w:szCs w:val="24"/>
        </w:rPr>
      </w:pPr>
      <w:r w:rsidRPr="00C944C1">
        <w:rPr>
          <w:rFonts w:ascii="Times New Roman" w:hAnsi="Times New Roman" w:cs="Times New Roman"/>
          <w:sz w:val="24"/>
          <w:szCs w:val="24"/>
        </w:rPr>
        <w:t>We used segmented regression to test for abrupt changes i</w:t>
      </w:r>
      <w:r w:rsidR="0073569C">
        <w:rPr>
          <w:rFonts w:ascii="Times New Roman" w:hAnsi="Times New Roman" w:cs="Times New Roman"/>
          <w:sz w:val="24"/>
          <w:szCs w:val="24"/>
        </w:rPr>
        <w:t xml:space="preserve">n the trend of ice dates in </w:t>
      </w:r>
      <w:proofErr w:type="spellStart"/>
      <w:r w:rsidR="0073569C">
        <w:rPr>
          <w:rFonts w:ascii="Times New Roman" w:hAnsi="Times New Roman" w:cs="Times New Roman"/>
          <w:sz w:val="24"/>
          <w:szCs w:val="24"/>
        </w:rPr>
        <w:t>Suwa</w:t>
      </w:r>
      <w:proofErr w:type="spellEnd"/>
      <w:r w:rsidR="0073569C">
        <w:rPr>
          <w:rFonts w:ascii="Times New Roman" w:hAnsi="Times New Roman" w:cs="Times New Roman"/>
          <w:sz w:val="24"/>
          <w:szCs w:val="24"/>
        </w:rPr>
        <w:t xml:space="preserve"> and Torne</w:t>
      </w:r>
      <w:r w:rsidRPr="00C944C1">
        <w:rPr>
          <w:rFonts w:ascii="Times New Roman" w:hAnsi="Times New Roman" w:cs="Times New Roman"/>
          <w:sz w:val="24"/>
          <w:szCs w:val="24"/>
        </w:rPr>
        <w:t>. Specifically, we wanted to test when a shift in the temporal trend of ice date may have occurred. To estimate the timing and magnitude of a change in the slope of ic</w:t>
      </w:r>
      <w:r w:rsidR="0073569C">
        <w:rPr>
          <w:rFonts w:ascii="Times New Roman" w:hAnsi="Times New Roman" w:cs="Times New Roman"/>
          <w:sz w:val="24"/>
          <w:szCs w:val="24"/>
        </w:rPr>
        <w:t>e dates</w:t>
      </w:r>
      <w:r w:rsidRPr="00C944C1">
        <w:rPr>
          <w:rFonts w:ascii="Times New Roman" w:hAnsi="Times New Roman" w:cs="Times New Roman"/>
          <w:sz w:val="24"/>
          <w:szCs w:val="24"/>
        </w:rPr>
        <w:t xml:space="preserve">, we used continuous segmented regression (CSR) models. In CSR, trend lines on either side of the </w:t>
      </w:r>
      <w:r w:rsidRPr="00C944C1">
        <w:rPr>
          <w:rFonts w:ascii="Times New Roman" w:hAnsi="Times New Roman" w:cs="Times New Roman"/>
          <w:sz w:val="24"/>
          <w:szCs w:val="24"/>
        </w:rPr>
        <w:lastRenderedPageBreak/>
        <w:t>estimated breakpoint intersect (hence making them “continuous”), but are allowed to have different slopes. In general, a CSR takes the form</w:t>
      </w:r>
    </w:p>
    <w:p w14:paraId="4BC36DFF" w14:textId="6811B99D" w:rsidR="00C944C1" w:rsidRPr="00C944C1" w:rsidRDefault="00C944C1" w:rsidP="00C944C1">
      <w:pPr>
        <w:pStyle w:val="MTDisplayEquation"/>
        <w:spacing w:line="480" w:lineRule="auto"/>
      </w:pPr>
      <w:r w:rsidRPr="00C944C1">
        <w:tab/>
      </w:r>
      <w:r w:rsidRPr="00C944C1">
        <w:rPr>
          <w:noProof/>
          <w:position w:val="-10"/>
        </w:rPr>
        <w:drawing>
          <wp:inline distT="0" distB="0" distL="0" distR="0" wp14:anchorId="22FBF836" wp14:editId="183C9AF7">
            <wp:extent cx="4950460" cy="228600"/>
            <wp:effectExtent l="0" t="0" r="254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0460" cy="228600"/>
                    </a:xfrm>
                    <a:prstGeom prst="rect">
                      <a:avLst/>
                    </a:prstGeom>
                    <a:noFill/>
                    <a:ln>
                      <a:noFill/>
                    </a:ln>
                  </pic:spPr>
                </pic:pic>
              </a:graphicData>
            </a:graphic>
          </wp:inline>
        </w:drawing>
      </w:r>
      <w:r w:rsidRPr="00C944C1">
        <w:t xml:space="preserve"> </w:t>
      </w:r>
      <w:r w:rsidRPr="00C944C1">
        <w:tab/>
        <w:t>[1]</w:t>
      </w:r>
    </w:p>
    <w:p w14:paraId="27E43FC5" w14:textId="32AC1710" w:rsidR="00C944C1" w:rsidRPr="00C944C1" w:rsidRDefault="00C944C1" w:rsidP="00C944C1">
      <w:pPr>
        <w:spacing w:line="480" w:lineRule="auto"/>
        <w:ind w:left="0" w:firstLine="0"/>
        <w:rPr>
          <w:rFonts w:ascii="Times New Roman" w:hAnsi="Times New Roman" w:cs="Times New Roman"/>
          <w:sz w:val="24"/>
          <w:szCs w:val="24"/>
          <w:lang w:eastAsia="ja-JP"/>
        </w:rPr>
      </w:pPr>
      <w:proofErr w:type="gramStart"/>
      <w:r w:rsidRPr="00C944C1">
        <w:rPr>
          <w:rFonts w:ascii="Times New Roman" w:hAnsi="Times New Roman" w:cs="Times New Roman"/>
          <w:sz w:val="24"/>
          <w:szCs w:val="24"/>
        </w:rPr>
        <w:t>where</w:t>
      </w:r>
      <w:proofErr w:type="gramEnd"/>
      <w:r w:rsidRPr="00C944C1">
        <w:rPr>
          <w:rFonts w:ascii="Times New Roman" w:hAnsi="Times New Roman" w:cs="Times New Roman"/>
          <w:sz w:val="24"/>
          <w:szCs w:val="24"/>
        </w:rPr>
        <w:t xml:space="preserve"> </w:t>
      </w:r>
      <w:proofErr w:type="spellStart"/>
      <w:r w:rsidRPr="00C944C1">
        <w:rPr>
          <w:rFonts w:ascii="Times New Roman" w:hAnsi="Times New Roman" w:cs="Times New Roman"/>
          <w:sz w:val="24"/>
          <w:szCs w:val="24"/>
        </w:rPr>
        <w:t>y</w:t>
      </w:r>
      <w:r w:rsidRPr="00C944C1">
        <w:rPr>
          <w:rFonts w:ascii="Times New Roman" w:hAnsi="Times New Roman" w:cs="Times New Roman"/>
          <w:sz w:val="24"/>
          <w:szCs w:val="24"/>
          <w:vertAlign w:val="subscript"/>
        </w:rPr>
        <w:t>i</w:t>
      </w:r>
      <w:proofErr w:type="spellEnd"/>
      <w:r w:rsidRPr="00C944C1">
        <w:rPr>
          <w:rFonts w:ascii="Times New Roman" w:hAnsi="Times New Roman" w:cs="Times New Roman"/>
          <w:sz w:val="24"/>
          <w:szCs w:val="24"/>
        </w:rPr>
        <w:t xml:space="preserve"> are observations of ice date, </w:t>
      </w:r>
      <w:r w:rsidRPr="00C944C1">
        <w:rPr>
          <w:rFonts w:ascii="Times New Roman" w:hAnsi="Times New Roman" w:cs="Times New Roman"/>
          <w:noProof/>
          <w:position w:val="-10"/>
          <w:sz w:val="24"/>
          <w:szCs w:val="24"/>
          <w:lang w:eastAsia="en-US"/>
        </w:rPr>
        <w:drawing>
          <wp:inline distT="0" distB="0" distL="0" distR="0" wp14:anchorId="376DFCDE" wp14:editId="64C434E0">
            <wp:extent cx="164465" cy="2286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465" cy="228600"/>
                    </a:xfrm>
                    <a:prstGeom prst="rect">
                      <a:avLst/>
                    </a:prstGeom>
                    <a:noFill/>
                    <a:ln>
                      <a:noFill/>
                    </a:ln>
                  </pic:spPr>
                </pic:pic>
              </a:graphicData>
            </a:graphic>
          </wp:inline>
        </w:drawing>
      </w:r>
      <w:r w:rsidRPr="00C944C1">
        <w:rPr>
          <w:rFonts w:ascii="Times New Roman" w:hAnsi="Times New Roman" w:cs="Times New Roman"/>
          <w:sz w:val="24"/>
          <w:szCs w:val="24"/>
        </w:rPr>
        <w:t xml:space="preserve"> is a latent variable representing potentially unobserved ice dates (</w:t>
      </w:r>
      <w:r w:rsidRPr="00C944C1">
        <w:rPr>
          <w:rFonts w:ascii="Times New Roman" w:hAnsi="Times New Roman" w:cs="Times New Roman"/>
          <w:noProof/>
          <w:position w:val="-10"/>
          <w:sz w:val="24"/>
          <w:szCs w:val="24"/>
          <w:lang w:eastAsia="en-US"/>
        </w:rPr>
        <w:drawing>
          <wp:inline distT="0" distB="0" distL="0" distR="0" wp14:anchorId="118AB4E8" wp14:editId="5EB3A1F0">
            <wp:extent cx="164465" cy="22860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465" cy="228600"/>
                    </a:xfrm>
                    <a:prstGeom prst="rect">
                      <a:avLst/>
                    </a:prstGeom>
                    <a:noFill/>
                    <a:ln>
                      <a:noFill/>
                    </a:ln>
                  </pic:spPr>
                </pic:pic>
              </a:graphicData>
            </a:graphic>
          </wp:inline>
        </w:drawing>
      </w:r>
      <w:r w:rsidRPr="00C944C1">
        <w:rPr>
          <w:rFonts w:ascii="Times New Roman" w:hAnsi="Times New Roman" w:cs="Times New Roman"/>
          <w:sz w:val="24"/>
          <w:szCs w:val="24"/>
        </w:rPr>
        <w:t xml:space="preserve"> and </w:t>
      </w:r>
      <w:proofErr w:type="spellStart"/>
      <w:r w:rsidRPr="00C944C1">
        <w:rPr>
          <w:rFonts w:ascii="Times New Roman" w:hAnsi="Times New Roman" w:cs="Times New Roman"/>
          <w:sz w:val="24"/>
          <w:szCs w:val="24"/>
        </w:rPr>
        <w:t>y</w:t>
      </w:r>
      <w:r w:rsidRPr="00C944C1">
        <w:rPr>
          <w:rFonts w:ascii="Times New Roman" w:hAnsi="Times New Roman" w:cs="Times New Roman"/>
          <w:sz w:val="24"/>
          <w:szCs w:val="24"/>
          <w:vertAlign w:val="subscript"/>
        </w:rPr>
        <w:t>i</w:t>
      </w:r>
      <w:proofErr w:type="spellEnd"/>
      <w:r w:rsidRPr="00C944C1">
        <w:rPr>
          <w:rFonts w:ascii="Times New Roman" w:hAnsi="Times New Roman" w:cs="Times New Roman"/>
          <w:sz w:val="24"/>
          <w:szCs w:val="24"/>
        </w:rPr>
        <w:t xml:space="preserve"> only differ in </w:t>
      </w:r>
      <w:proofErr w:type="spellStart"/>
      <w:r w:rsidRPr="00C944C1">
        <w:rPr>
          <w:rFonts w:ascii="Times New Roman" w:hAnsi="Times New Roman" w:cs="Times New Roman"/>
          <w:sz w:val="24"/>
          <w:szCs w:val="24"/>
        </w:rPr>
        <w:t>Tobit</w:t>
      </w:r>
      <w:proofErr w:type="spellEnd"/>
      <w:r w:rsidRPr="00C944C1">
        <w:rPr>
          <w:rFonts w:ascii="Times New Roman" w:hAnsi="Times New Roman" w:cs="Times New Roman"/>
          <w:sz w:val="24"/>
          <w:szCs w:val="24"/>
        </w:rPr>
        <w:t xml:space="preserve"> model, described below), x</w:t>
      </w:r>
      <w:r w:rsidRPr="00C944C1">
        <w:rPr>
          <w:rFonts w:ascii="Times New Roman" w:hAnsi="Times New Roman" w:cs="Times New Roman"/>
          <w:sz w:val="24"/>
          <w:szCs w:val="24"/>
        </w:rPr>
        <w:softHyphen/>
      </w:r>
      <w:r w:rsidRPr="00C944C1">
        <w:rPr>
          <w:rFonts w:ascii="Times New Roman" w:hAnsi="Times New Roman" w:cs="Times New Roman"/>
          <w:sz w:val="24"/>
          <w:szCs w:val="24"/>
          <w:vertAlign w:val="subscript"/>
        </w:rPr>
        <w:t>i</w:t>
      </w:r>
      <w:r w:rsidRPr="00C944C1">
        <w:rPr>
          <w:rFonts w:ascii="Times New Roman" w:hAnsi="Times New Roman" w:cs="Times New Roman"/>
          <w:sz w:val="24"/>
          <w:szCs w:val="24"/>
        </w:rPr>
        <w:t xml:space="preserve"> are the years of the time series, </w:t>
      </w:r>
      <w:r w:rsidRPr="00C944C1">
        <w:rPr>
          <w:rFonts w:ascii="Times New Roman" w:hAnsi="Times New Roman" w:cs="Times New Roman"/>
          <w:sz w:val="24"/>
          <w:szCs w:val="24"/>
          <w:lang w:val="el-GR" w:eastAsia="ja-JP"/>
        </w:rPr>
        <w:t>β</w:t>
      </w:r>
      <w:r w:rsidRPr="00C944C1">
        <w:rPr>
          <w:rFonts w:ascii="Times New Roman" w:hAnsi="Times New Roman" w:cs="Times New Roman"/>
          <w:sz w:val="24"/>
          <w:szCs w:val="24"/>
          <w:vertAlign w:val="subscript"/>
          <w:lang w:eastAsia="ja-JP"/>
        </w:rPr>
        <w:t>0</w:t>
      </w:r>
      <w:r w:rsidRPr="00C944C1">
        <w:rPr>
          <w:rFonts w:ascii="Times New Roman" w:hAnsi="Times New Roman" w:cs="Times New Roman"/>
          <w:sz w:val="24"/>
          <w:szCs w:val="24"/>
          <w:lang w:eastAsia="ja-JP"/>
        </w:rPr>
        <w:t xml:space="preserve"> is the intercept of the regression (ice date on year 0), </w:t>
      </w:r>
      <w:r w:rsidRPr="00C944C1">
        <w:rPr>
          <w:rFonts w:ascii="Times New Roman" w:hAnsi="Times New Roman" w:cs="Times New Roman"/>
          <w:sz w:val="24"/>
          <w:szCs w:val="24"/>
          <w:lang w:val="el-GR" w:eastAsia="ja-JP"/>
        </w:rPr>
        <w:t>β</w:t>
      </w:r>
      <w:r w:rsidRPr="00C944C1">
        <w:rPr>
          <w:rFonts w:ascii="Times New Roman" w:hAnsi="Times New Roman" w:cs="Times New Roman"/>
          <w:sz w:val="24"/>
          <w:szCs w:val="24"/>
          <w:vertAlign w:val="subscript"/>
          <w:lang w:eastAsia="ja-JP"/>
        </w:rPr>
        <w:t>1</w:t>
      </w:r>
      <w:r w:rsidRPr="00C944C1">
        <w:rPr>
          <w:rFonts w:ascii="Times New Roman" w:hAnsi="Times New Roman" w:cs="Times New Roman"/>
          <w:sz w:val="24"/>
          <w:szCs w:val="24"/>
          <w:lang w:eastAsia="ja-JP"/>
        </w:rPr>
        <w:t xml:space="preserve"> is the temporal trend in ice date (change in ice date per change in year), the </w:t>
      </w:r>
      <w:proofErr w:type="spellStart"/>
      <w:r w:rsidRPr="00C944C1">
        <w:rPr>
          <w:rFonts w:ascii="Times New Roman" w:hAnsi="Times New Roman" w:cs="Times New Roman"/>
          <w:sz w:val="24"/>
          <w:szCs w:val="24"/>
          <w:lang w:eastAsia="ja-JP"/>
        </w:rPr>
        <w:t>a</w:t>
      </w:r>
      <w:r w:rsidRPr="00C944C1">
        <w:rPr>
          <w:rFonts w:ascii="Times New Roman" w:hAnsi="Times New Roman" w:cs="Times New Roman"/>
          <w:sz w:val="24"/>
          <w:szCs w:val="24"/>
          <w:vertAlign w:val="subscript"/>
          <w:lang w:eastAsia="ja-JP"/>
        </w:rPr>
        <w:t>k</w:t>
      </w:r>
      <w:proofErr w:type="spellEnd"/>
      <w:r w:rsidRPr="00C944C1">
        <w:rPr>
          <w:rFonts w:ascii="Times New Roman" w:hAnsi="Times New Roman" w:cs="Times New Roman"/>
          <w:sz w:val="24"/>
          <w:szCs w:val="24"/>
          <w:lang w:eastAsia="ja-JP"/>
        </w:rPr>
        <w:t xml:space="preserve"> are the breakpoints (k was either 1 or 2), the </w:t>
      </w:r>
      <w:r w:rsidRPr="00C944C1">
        <w:rPr>
          <w:rFonts w:ascii="Times New Roman" w:hAnsi="Times New Roman" w:cs="Times New Roman"/>
          <w:sz w:val="24"/>
          <w:szCs w:val="24"/>
          <w:lang w:val="el-GR" w:eastAsia="ja-JP"/>
        </w:rPr>
        <w:t>β</w:t>
      </w:r>
      <w:r w:rsidRPr="00C944C1">
        <w:rPr>
          <w:rFonts w:ascii="Times New Roman" w:hAnsi="Times New Roman" w:cs="Times New Roman"/>
          <w:sz w:val="24"/>
          <w:szCs w:val="24"/>
          <w:vertAlign w:val="subscript"/>
          <w:lang w:eastAsia="ja-JP"/>
        </w:rPr>
        <w:t>k+1</w:t>
      </w:r>
      <w:r w:rsidRPr="00C944C1">
        <w:rPr>
          <w:rFonts w:ascii="Times New Roman" w:hAnsi="Times New Roman" w:cs="Times New Roman"/>
          <w:sz w:val="24"/>
          <w:szCs w:val="24"/>
          <w:lang w:eastAsia="ja-JP"/>
        </w:rPr>
        <w:t xml:space="preserve"> are the changes in the temporal trend at each of the k breakpoints, and the </w:t>
      </w:r>
      <w:r w:rsidRPr="00C944C1">
        <w:rPr>
          <w:rFonts w:ascii="Times New Roman" w:hAnsi="Times New Roman" w:cs="Times New Roman"/>
          <w:sz w:val="24"/>
          <w:szCs w:val="24"/>
          <w:lang w:val="el-GR" w:eastAsia="ja-JP"/>
        </w:rPr>
        <w:t>ε</w:t>
      </w:r>
      <w:r w:rsidRPr="00C944C1">
        <w:rPr>
          <w:rFonts w:ascii="Times New Roman" w:hAnsi="Times New Roman" w:cs="Times New Roman"/>
          <w:sz w:val="24"/>
          <w:szCs w:val="24"/>
          <w:vertAlign w:val="subscript"/>
          <w:lang w:val="el-GR" w:eastAsia="ja-JP"/>
        </w:rPr>
        <w:t>i</w:t>
      </w:r>
      <w:r w:rsidRPr="00C944C1">
        <w:rPr>
          <w:rFonts w:ascii="Times New Roman" w:hAnsi="Times New Roman" w:cs="Times New Roman"/>
          <w:sz w:val="24"/>
          <w:szCs w:val="24"/>
          <w:lang w:eastAsia="ja-JP"/>
        </w:rPr>
        <w:t xml:space="preserve"> are the errors. Note that the </w:t>
      </w:r>
      <w:r w:rsidRPr="00C944C1">
        <w:rPr>
          <w:rFonts w:ascii="Times New Roman" w:hAnsi="Times New Roman" w:cs="Times New Roman"/>
          <w:sz w:val="24"/>
          <w:szCs w:val="24"/>
          <w:lang w:val="el-GR" w:eastAsia="ja-JP"/>
        </w:rPr>
        <w:t>β</w:t>
      </w:r>
      <w:r w:rsidRPr="00C944C1">
        <w:rPr>
          <w:rFonts w:ascii="Times New Roman" w:hAnsi="Times New Roman" w:cs="Times New Roman"/>
          <w:sz w:val="24"/>
          <w:szCs w:val="24"/>
          <w:vertAlign w:val="subscript"/>
          <w:lang w:eastAsia="ja-JP"/>
        </w:rPr>
        <w:t>k+1</w:t>
      </w:r>
      <w:r w:rsidRPr="00C944C1">
        <w:rPr>
          <w:rFonts w:ascii="Times New Roman" w:hAnsi="Times New Roman" w:cs="Times New Roman"/>
          <w:sz w:val="24"/>
          <w:szCs w:val="24"/>
          <w:lang w:eastAsia="ja-JP"/>
        </w:rPr>
        <w:t xml:space="preserve"> parameters indicate the effect of years elapsed since the breakpoint once the breakpoint has passed on ice date.</w:t>
      </w:r>
    </w:p>
    <w:p w14:paraId="55EDA140" w14:textId="111D2D5D" w:rsidR="00C944C1" w:rsidRPr="00C944C1" w:rsidRDefault="00C944C1" w:rsidP="00C944C1">
      <w:pPr>
        <w:spacing w:line="480" w:lineRule="auto"/>
        <w:ind w:left="0" w:firstLine="0"/>
        <w:rPr>
          <w:rFonts w:ascii="Times New Roman" w:hAnsi="Times New Roman" w:cs="Times New Roman"/>
          <w:i/>
          <w:sz w:val="24"/>
          <w:szCs w:val="24"/>
          <w:lang w:eastAsia="ja-JP"/>
        </w:rPr>
      </w:pPr>
      <w:r w:rsidRPr="00C944C1">
        <w:rPr>
          <w:rFonts w:ascii="Times New Roman" w:hAnsi="Times New Roman" w:cs="Times New Roman"/>
          <w:i/>
          <w:sz w:val="24"/>
          <w:szCs w:val="24"/>
          <w:lang w:eastAsia="ja-JP"/>
        </w:rPr>
        <w:t xml:space="preserve">Fitting CSR in </w:t>
      </w:r>
      <w:proofErr w:type="spellStart"/>
      <w:r w:rsidRPr="00C944C1">
        <w:rPr>
          <w:rFonts w:ascii="Times New Roman" w:hAnsi="Times New Roman" w:cs="Times New Roman"/>
          <w:i/>
          <w:sz w:val="24"/>
          <w:szCs w:val="24"/>
          <w:lang w:eastAsia="ja-JP"/>
        </w:rPr>
        <w:t>Suwa</w:t>
      </w:r>
      <w:proofErr w:type="spellEnd"/>
      <w:r w:rsidRPr="00C944C1">
        <w:rPr>
          <w:rFonts w:ascii="Times New Roman" w:hAnsi="Times New Roman" w:cs="Times New Roman"/>
          <w:i/>
          <w:sz w:val="24"/>
          <w:szCs w:val="24"/>
          <w:lang w:eastAsia="ja-JP"/>
        </w:rPr>
        <w:t xml:space="preserve"> (</w:t>
      </w:r>
      <w:proofErr w:type="spellStart"/>
      <w:r w:rsidRPr="00C944C1">
        <w:rPr>
          <w:rFonts w:ascii="Times New Roman" w:hAnsi="Times New Roman" w:cs="Times New Roman"/>
          <w:i/>
          <w:sz w:val="24"/>
          <w:szCs w:val="24"/>
          <w:lang w:eastAsia="ja-JP"/>
        </w:rPr>
        <w:t>Tobit</w:t>
      </w:r>
      <w:proofErr w:type="spellEnd"/>
      <w:r w:rsidRPr="00C944C1">
        <w:rPr>
          <w:rFonts w:ascii="Times New Roman" w:hAnsi="Times New Roman" w:cs="Times New Roman"/>
          <w:i/>
          <w:sz w:val="24"/>
          <w:szCs w:val="24"/>
          <w:lang w:eastAsia="ja-JP"/>
        </w:rPr>
        <w:t>)</w:t>
      </w:r>
    </w:p>
    <w:p w14:paraId="18500804" w14:textId="4101BC4D" w:rsidR="00C944C1" w:rsidRPr="00C944C1" w:rsidRDefault="005735E4" w:rsidP="005735E4">
      <w:pPr>
        <w:spacing w:line="480" w:lineRule="auto"/>
        <w:ind w:left="0" w:firstLine="720"/>
        <w:rPr>
          <w:rFonts w:ascii="Times New Roman" w:hAnsi="Times New Roman" w:cs="Times New Roman"/>
          <w:sz w:val="24"/>
          <w:szCs w:val="24"/>
          <w:lang w:eastAsia="ja-JP"/>
        </w:rPr>
      </w:pPr>
      <w:r>
        <w:rPr>
          <w:rFonts w:ascii="Times New Roman" w:hAnsi="Times New Roman" w:cs="Times New Roman"/>
          <w:sz w:val="24"/>
          <w:szCs w:val="24"/>
          <w:lang w:eastAsia="ja-JP"/>
        </w:rPr>
        <w:t xml:space="preserve">The </w:t>
      </w:r>
      <w:proofErr w:type="spellStart"/>
      <w:r w:rsidR="00C944C1" w:rsidRPr="00C944C1">
        <w:rPr>
          <w:rFonts w:ascii="Times New Roman" w:hAnsi="Times New Roman" w:cs="Times New Roman"/>
          <w:sz w:val="24"/>
          <w:szCs w:val="24"/>
          <w:lang w:eastAsia="ja-JP"/>
        </w:rPr>
        <w:t>Suwa</w:t>
      </w:r>
      <w:proofErr w:type="spellEnd"/>
      <w:r w:rsidR="00C944C1" w:rsidRPr="00C944C1">
        <w:rPr>
          <w:rFonts w:ascii="Times New Roman" w:hAnsi="Times New Roman" w:cs="Times New Roman"/>
          <w:sz w:val="24"/>
          <w:szCs w:val="24"/>
          <w:lang w:eastAsia="ja-JP"/>
        </w:rPr>
        <w:t xml:space="preserve"> time series began in 1443 and ended in 2004 (x = 1, 2, … 562), and ice observations were made for 427 of the 562 years (See Fig X </w:t>
      </w:r>
      <w:r>
        <w:rPr>
          <w:rFonts w:ascii="Times New Roman" w:hAnsi="Times New Roman" w:cs="Times New Roman"/>
          <w:sz w:val="24"/>
          <w:szCs w:val="24"/>
          <w:lang w:eastAsia="ja-JP"/>
        </w:rPr>
        <w:t>in Main Text). The day that</w:t>
      </w:r>
      <w:r w:rsidR="00C944C1" w:rsidRPr="00C944C1">
        <w:rPr>
          <w:rFonts w:ascii="Times New Roman" w:hAnsi="Times New Roman" w:cs="Times New Roman"/>
          <w:sz w:val="24"/>
          <w:szCs w:val="24"/>
          <w:lang w:eastAsia="ja-JP"/>
        </w:rPr>
        <w:t xml:space="preserve"> </w:t>
      </w:r>
      <w:proofErr w:type="spellStart"/>
      <w:r w:rsidR="00C944C1" w:rsidRPr="00C944C1">
        <w:rPr>
          <w:rFonts w:ascii="Times New Roman" w:hAnsi="Times New Roman" w:cs="Times New Roman"/>
          <w:sz w:val="24"/>
          <w:szCs w:val="24"/>
          <w:lang w:eastAsia="ja-JP"/>
        </w:rPr>
        <w:t>Suwa</w:t>
      </w:r>
      <w:proofErr w:type="spellEnd"/>
      <w:r w:rsidR="00C944C1" w:rsidRPr="00C944C1">
        <w:rPr>
          <w:rFonts w:ascii="Times New Roman" w:hAnsi="Times New Roman" w:cs="Times New Roman"/>
          <w:sz w:val="24"/>
          <w:szCs w:val="24"/>
          <w:lang w:eastAsia="ja-JP"/>
        </w:rPr>
        <w:t xml:space="preserve"> froze ranged from day -54 to day 41 (negative values indicate freezing before January 1</w:t>
      </w:r>
      <w:r w:rsidR="00C944C1" w:rsidRPr="00C944C1">
        <w:rPr>
          <w:rFonts w:ascii="Times New Roman" w:hAnsi="Times New Roman" w:cs="Times New Roman"/>
          <w:sz w:val="24"/>
          <w:szCs w:val="24"/>
          <w:vertAlign w:val="superscript"/>
          <w:lang w:eastAsia="ja-JP"/>
        </w:rPr>
        <w:t>st</w:t>
      </w:r>
      <w:r w:rsidR="00C944C1" w:rsidRPr="00C944C1">
        <w:rPr>
          <w:rFonts w:ascii="Times New Roman" w:hAnsi="Times New Roman" w:cs="Times New Roman"/>
          <w:sz w:val="24"/>
          <w:szCs w:val="24"/>
          <w:lang w:eastAsia="ja-JP"/>
        </w:rPr>
        <w:t xml:space="preserve"> of the designated “year”); however, there were 37 years when the lake did not freeze. Treating no-freeze years as missing data or as a constant date would result in biased results if we employed the regres</w:t>
      </w:r>
      <w:r>
        <w:rPr>
          <w:rFonts w:ascii="Times New Roman" w:hAnsi="Times New Roman" w:cs="Times New Roman"/>
          <w:sz w:val="24"/>
          <w:szCs w:val="24"/>
          <w:lang w:eastAsia="ja-JP"/>
        </w:rPr>
        <w:t>sion techniques used for Torne</w:t>
      </w:r>
      <w:r w:rsidR="00C944C1" w:rsidRPr="00C944C1">
        <w:rPr>
          <w:rFonts w:ascii="Times New Roman" w:hAnsi="Times New Roman" w:cs="Times New Roman"/>
          <w:sz w:val="24"/>
          <w:szCs w:val="24"/>
          <w:lang w:eastAsia="ja-JP"/>
        </w:rPr>
        <w:t>. Thus, calculating</w:t>
      </w:r>
      <w:r>
        <w:rPr>
          <w:rFonts w:ascii="Times New Roman" w:hAnsi="Times New Roman" w:cs="Times New Roman"/>
          <w:sz w:val="24"/>
          <w:szCs w:val="24"/>
          <w:lang w:eastAsia="ja-JP"/>
        </w:rPr>
        <w:t xml:space="preserve"> trends and breakpoints for</w:t>
      </w:r>
      <w:r w:rsidR="00C944C1" w:rsidRPr="00C944C1">
        <w:rPr>
          <w:rFonts w:ascii="Times New Roman" w:hAnsi="Times New Roman" w:cs="Times New Roman"/>
          <w:sz w:val="24"/>
          <w:szCs w:val="24"/>
          <w:lang w:eastAsia="ja-JP"/>
        </w:rPr>
        <w:t xml:space="preserve"> </w:t>
      </w:r>
      <w:proofErr w:type="spellStart"/>
      <w:r w:rsidR="00C944C1" w:rsidRPr="00C944C1">
        <w:rPr>
          <w:rFonts w:ascii="Times New Roman" w:hAnsi="Times New Roman" w:cs="Times New Roman"/>
          <w:sz w:val="24"/>
          <w:szCs w:val="24"/>
          <w:lang w:eastAsia="ja-JP"/>
        </w:rPr>
        <w:t>Suwa</w:t>
      </w:r>
      <w:proofErr w:type="spellEnd"/>
      <w:r w:rsidR="00C944C1" w:rsidRPr="00C944C1">
        <w:rPr>
          <w:rFonts w:ascii="Times New Roman" w:hAnsi="Times New Roman" w:cs="Times New Roman"/>
          <w:sz w:val="24"/>
          <w:szCs w:val="24"/>
          <w:lang w:eastAsia="ja-JP"/>
        </w:rPr>
        <w:t xml:space="preserve"> ice dates required</w:t>
      </w:r>
      <w:r>
        <w:rPr>
          <w:rFonts w:ascii="Times New Roman" w:hAnsi="Times New Roman" w:cs="Times New Roman"/>
          <w:sz w:val="24"/>
          <w:szCs w:val="24"/>
          <w:lang w:eastAsia="ja-JP"/>
        </w:rPr>
        <w:t xml:space="preserve"> a</w:t>
      </w:r>
      <w:r w:rsidR="00C944C1" w:rsidRPr="00C944C1">
        <w:rPr>
          <w:rFonts w:ascii="Times New Roman" w:hAnsi="Times New Roman" w:cs="Times New Roman"/>
          <w:sz w:val="24"/>
          <w:szCs w:val="24"/>
          <w:lang w:eastAsia="ja-JP"/>
        </w:rPr>
        <w:t xml:space="preserve"> statistical approach d</w:t>
      </w:r>
      <w:r>
        <w:rPr>
          <w:rFonts w:ascii="Times New Roman" w:hAnsi="Times New Roman" w:cs="Times New Roman"/>
          <w:sz w:val="24"/>
          <w:szCs w:val="24"/>
          <w:lang w:eastAsia="ja-JP"/>
        </w:rPr>
        <w:t>istinct from that used in Torne</w:t>
      </w:r>
      <w:r w:rsidR="00C944C1" w:rsidRPr="00C944C1">
        <w:rPr>
          <w:rFonts w:ascii="Times New Roman" w:hAnsi="Times New Roman" w:cs="Times New Roman"/>
          <w:sz w:val="24"/>
          <w:szCs w:val="24"/>
          <w:lang w:eastAsia="ja-JP"/>
        </w:rPr>
        <w:t>. If the lake is considered as an instrument that measures a value, which we call ice date, that indicates the favorability of conditions for ice formation, and if we understand the lake instrument to censor these measurements at 41, then the no-freeze years can be encoded as ic</w:t>
      </w:r>
      <w:r w:rsidR="004D288B">
        <w:rPr>
          <w:rFonts w:ascii="Times New Roman" w:hAnsi="Times New Roman" w:cs="Times New Roman"/>
          <w:sz w:val="24"/>
          <w:szCs w:val="24"/>
          <w:lang w:eastAsia="ja-JP"/>
        </w:rPr>
        <w:t xml:space="preserve">e dates of 41. We consider </w:t>
      </w:r>
      <w:proofErr w:type="spellStart"/>
      <w:r w:rsidR="00C944C1" w:rsidRPr="00C944C1">
        <w:rPr>
          <w:rFonts w:ascii="Times New Roman" w:hAnsi="Times New Roman" w:cs="Times New Roman"/>
          <w:sz w:val="24"/>
          <w:szCs w:val="24"/>
          <w:lang w:eastAsia="ja-JP"/>
        </w:rPr>
        <w:t>Suwa</w:t>
      </w:r>
      <w:proofErr w:type="spellEnd"/>
      <w:r w:rsidR="00C944C1" w:rsidRPr="00C944C1">
        <w:rPr>
          <w:rFonts w:ascii="Times New Roman" w:hAnsi="Times New Roman" w:cs="Times New Roman"/>
          <w:sz w:val="24"/>
          <w:szCs w:val="24"/>
          <w:lang w:eastAsia="ja-JP"/>
        </w:rPr>
        <w:t xml:space="preserve"> as an instrument with output of ice date that is censored at an upper limit, L = 41. As such, the observed </w:t>
      </w:r>
      <w:proofErr w:type="spellStart"/>
      <w:r w:rsidR="00C944C1" w:rsidRPr="00C944C1">
        <w:rPr>
          <w:rFonts w:ascii="Times New Roman" w:hAnsi="Times New Roman" w:cs="Times New Roman"/>
          <w:sz w:val="24"/>
          <w:szCs w:val="24"/>
          <w:lang w:eastAsia="ja-JP"/>
        </w:rPr>
        <w:t>y</w:t>
      </w:r>
      <w:r w:rsidR="00C944C1" w:rsidRPr="00C944C1">
        <w:rPr>
          <w:rFonts w:ascii="Times New Roman" w:hAnsi="Times New Roman" w:cs="Times New Roman"/>
          <w:sz w:val="24"/>
          <w:szCs w:val="24"/>
          <w:vertAlign w:val="subscript"/>
          <w:lang w:eastAsia="ja-JP"/>
        </w:rPr>
        <w:t>i</w:t>
      </w:r>
      <w:proofErr w:type="spellEnd"/>
      <w:r w:rsidR="00C944C1" w:rsidRPr="00C944C1">
        <w:rPr>
          <w:rFonts w:ascii="Times New Roman" w:hAnsi="Times New Roman" w:cs="Times New Roman"/>
          <w:sz w:val="24"/>
          <w:szCs w:val="24"/>
          <w:lang w:eastAsia="ja-JP"/>
        </w:rPr>
        <w:t xml:space="preserve"> are related to L and the latent variable </w:t>
      </w:r>
      <w:r w:rsidR="00C944C1" w:rsidRPr="00C944C1">
        <w:rPr>
          <w:rFonts w:ascii="Times New Roman" w:hAnsi="Times New Roman" w:cs="Times New Roman"/>
          <w:noProof/>
          <w:position w:val="-10"/>
          <w:sz w:val="24"/>
          <w:szCs w:val="24"/>
          <w:lang w:eastAsia="en-US"/>
        </w:rPr>
        <w:drawing>
          <wp:inline distT="0" distB="0" distL="0" distR="0" wp14:anchorId="114ADD1C" wp14:editId="57F4991A">
            <wp:extent cx="164465" cy="22860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465" cy="228600"/>
                    </a:xfrm>
                    <a:prstGeom prst="rect">
                      <a:avLst/>
                    </a:prstGeom>
                    <a:noFill/>
                    <a:ln>
                      <a:noFill/>
                    </a:ln>
                  </pic:spPr>
                </pic:pic>
              </a:graphicData>
            </a:graphic>
          </wp:inline>
        </w:drawing>
      </w:r>
      <w:r w:rsidR="00C944C1" w:rsidRPr="00C944C1">
        <w:rPr>
          <w:rFonts w:ascii="Times New Roman" w:hAnsi="Times New Roman" w:cs="Times New Roman"/>
          <w:sz w:val="24"/>
          <w:szCs w:val="24"/>
        </w:rPr>
        <w:t>in the following manner</w:t>
      </w:r>
      <w:r w:rsidR="00C944C1" w:rsidRPr="00C944C1">
        <w:rPr>
          <w:rFonts w:ascii="Times New Roman" w:hAnsi="Times New Roman" w:cs="Times New Roman"/>
          <w:sz w:val="24"/>
          <w:szCs w:val="24"/>
          <w:lang w:eastAsia="ja-JP"/>
        </w:rPr>
        <w:t>:</w:t>
      </w:r>
    </w:p>
    <w:p w14:paraId="51504D48" w14:textId="7A8041E0" w:rsidR="00C944C1" w:rsidRPr="00C944C1" w:rsidRDefault="00C944C1" w:rsidP="00C944C1">
      <w:pPr>
        <w:pStyle w:val="MTDisplayEquation"/>
        <w:rPr>
          <w:lang w:eastAsia="ja-JP"/>
        </w:rPr>
      </w:pPr>
      <w:r w:rsidRPr="00C944C1">
        <w:rPr>
          <w:lang w:eastAsia="ja-JP"/>
        </w:rPr>
        <w:lastRenderedPageBreak/>
        <w:tab/>
      </w:r>
      <w:r w:rsidRPr="00C944C1">
        <w:rPr>
          <w:noProof/>
          <w:position w:val="-42"/>
        </w:rPr>
        <w:drawing>
          <wp:inline distT="0" distB="0" distL="0" distR="0" wp14:anchorId="001130D3" wp14:editId="0881E6CF">
            <wp:extent cx="1600200" cy="607060"/>
            <wp:effectExtent l="0" t="0" r="0" b="254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607060"/>
                    </a:xfrm>
                    <a:prstGeom prst="rect">
                      <a:avLst/>
                    </a:prstGeom>
                    <a:noFill/>
                    <a:ln>
                      <a:noFill/>
                    </a:ln>
                  </pic:spPr>
                </pic:pic>
              </a:graphicData>
            </a:graphic>
          </wp:inline>
        </w:drawing>
      </w:r>
      <w:r w:rsidRPr="00C944C1">
        <w:rPr>
          <w:lang w:eastAsia="ja-JP"/>
        </w:rPr>
        <w:t xml:space="preserve"> </w:t>
      </w:r>
      <w:r w:rsidRPr="00C944C1">
        <w:rPr>
          <w:lang w:eastAsia="ja-JP"/>
        </w:rPr>
        <w:tab/>
        <w:t>[2]</w:t>
      </w:r>
    </w:p>
    <w:p w14:paraId="10B1961B" w14:textId="021180DD" w:rsidR="00C944C1" w:rsidRPr="00C944C1" w:rsidRDefault="00C944C1" w:rsidP="00C944C1">
      <w:pPr>
        <w:spacing w:line="480" w:lineRule="auto"/>
        <w:ind w:left="0" w:firstLine="0"/>
        <w:rPr>
          <w:rFonts w:ascii="Times New Roman" w:hAnsi="Times New Roman" w:cs="Times New Roman"/>
          <w:sz w:val="24"/>
          <w:szCs w:val="24"/>
          <w:lang w:eastAsia="ja-JP"/>
        </w:rPr>
      </w:pPr>
      <w:r w:rsidRPr="00C944C1">
        <w:rPr>
          <w:rFonts w:ascii="Times New Roman" w:hAnsi="Times New Roman" w:cs="Times New Roman"/>
          <w:sz w:val="24"/>
          <w:szCs w:val="24"/>
          <w:lang w:eastAsia="ja-JP"/>
        </w:rPr>
        <w:t>To</w:t>
      </w:r>
      <w:r w:rsidR="004D288B">
        <w:rPr>
          <w:rFonts w:ascii="Times New Roman" w:hAnsi="Times New Roman" w:cs="Times New Roman"/>
          <w:sz w:val="24"/>
          <w:szCs w:val="24"/>
          <w:lang w:eastAsia="ja-JP"/>
        </w:rPr>
        <w:t xml:space="preserve"> address this censoring of </w:t>
      </w:r>
      <w:proofErr w:type="spellStart"/>
      <w:r w:rsidRPr="00C944C1">
        <w:rPr>
          <w:rFonts w:ascii="Times New Roman" w:hAnsi="Times New Roman" w:cs="Times New Roman"/>
          <w:sz w:val="24"/>
          <w:szCs w:val="24"/>
          <w:lang w:eastAsia="ja-JP"/>
        </w:rPr>
        <w:t>Suwa</w:t>
      </w:r>
      <w:proofErr w:type="spellEnd"/>
      <w:r w:rsidRPr="00C944C1">
        <w:rPr>
          <w:rFonts w:ascii="Times New Roman" w:hAnsi="Times New Roman" w:cs="Times New Roman"/>
          <w:sz w:val="24"/>
          <w:szCs w:val="24"/>
          <w:lang w:eastAsia="ja-JP"/>
        </w:rPr>
        <w:t xml:space="preserve"> ice dates while fitting the parameters in Eq. 1, we used a </w:t>
      </w:r>
      <w:proofErr w:type="spellStart"/>
      <w:r w:rsidRPr="00C944C1">
        <w:rPr>
          <w:rFonts w:ascii="Times New Roman" w:hAnsi="Times New Roman" w:cs="Times New Roman"/>
          <w:sz w:val="24"/>
          <w:szCs w:val="24"/>
          <w:lang w:eastAsia="ja-JP"/>
        </w:rPr>
        <w:t>Tobit</w:t>
      </w:r>
      <w:proofErr w:type="spellEnd"/>
      <w:r w:rsidRPr="00C944C1">
        <w:rPr>
          <w:rFonts w:ascii="Times New Roman" w:hAnsi="Times New Roman" w:cs="Times New Roman"/>
          <w:sz w:val="24"/>
          <w:szCs w:val="24"/>
          <w:lang w:eastAsia="ja-JP"/>
        </w:rPr>
        <w:t xml:space="preserve"> regression model. For a </w:t>
      </w:r>
      <w:proofErr w:type="spellStart"/>
      <w:r w:rsidRPr="00C944C1">
        <w:rPr>
          <w:rFonts w:ascii="Times New Roman" w:hAnsi="Times New Roman" w:cs="Times New Roman"/>
          <w:sz w:val="24"/>
          <w:szCs w:val="24"/>
          <w:lang w:eastAsia="ja-JP"/>
        </w:rPr>
        <w:t>Tobit</w:t>
      </w:r>
      <w:proofErr w:type="spellEnd"/>
      <w:r w:rsidRPr="00C944C1">
        <w:rPr>
          <w:rFonts w:ascii="Times New Roman" w:hAnsi="Times New Roman" w:cs="Times New Roman"/>
          <w:sz w:val="24"/>
          <w:szCs w:val="24"/>
          <w:lang w:eastAsia="ja-JP"/>
        </w:rPr>
        <w:t xml:space="preserve"> regression model with an upper limit (right censoring) of the response variable, the log likelihood of observing data given the parameters </w:t>
      </w:r>
      <w:r w:rsidRPr="00C944C1">
        <w:rPr>
          <w:rFonts w:ascii="Times New Roman" w:hAnsi="Times New Roman" w:cs="Times New Roman"/>
          <w:sz w:val="24"/>
          <w:szCs w:val="24"/>
          <w:lang w:val="el-GR" w:eastAsia="ja-JP"/>
        </w:rPr>
        <w:t>β</w:t>
      </w:r>
      <w:r w:rsidRPr="00C944C1">
        <w:rPr>
          <w:rFonts w:ascii="Times New Roman" w:hAnsi="Times New Roman" w:cs="Times New Roman"/>
          <w:sz w:val="24"/>
          <w:szCs w:val="24"/>
          <w:lang w:eastAsia="ja-JP"/>
        </w:rPr>
        <w:t xml:space="preserve"> (as in Eq. 1) and </w:t>
      </w:r>
      <w:r w:rsidRPr="00C944C1">
        <w:rPr>
          <w:rFonts w:ascii="Times New Roman" w:hAnsi="Times New Roman" w:cs="Times New Roman"/>
          <w:sz w:val="24"/>
          <w:szCs w:val="24"/>
          <w:lang w:val="el-GR" w:eastAsia="ja-JP"/>
        </w:rPr>
        <w:t>σ</w:t>
      </w:r>
      <w:r w:rsidRPr="00C944C1">
        <w:rPr>
          <w:rFonts w:ascii="Times New Roman" w:hAnsi="Times New Roman" w:cs="Times New Roman"/>
          <w:sz w:val="24"/>
          <w:szCs w:val="24"/>
          <w:vertAlign w:val="superscript"/>
          <w:lang w:val="el-GR" w:eastAsia="ja-JP"/>
        </w:rPr>
        <w:t>2</w:t>
      </w:r>
      <w:r w:rsidRPr="00C944C1">
        <w:rPr>
          <w:rFonts w:ascii="Times New Roman" w:hAnsi="Times New Roman" w:cs="Times New Roman"/>
          <w:sz w:val="24"/>
          <w:szCs w:val="24"/>
          <w:lang w:eastAsia="ja-JP"/>
        </w:rPr>
        <w:t xml:space="preserve"> (the variance of </w:t>
      </w:r>
      <w:r w:rsidRPr="00C944C1">
        <w:rPr>
          <w:rFonts w:ascii="Times New Roman" w:hAnsi="Times New Roman" w:cs="Times New Roman"/>
          <w:sz w:val="24"/>
          <w:szCs w:val="24"/>
          <w:lang w:val="el-GR" w:eastAsia="ja-JP"/>
        </w:rPr>
        <w:t>ε</w:t>
      </w:r>
      <w:r w:rsidRPr="00C944C1">
        <w:rPr>
          <w:rFonts w:ascii="Times New Roman" w:hAnsi="Times New Roman" w:cs="Times New Roman"/>
          <w:sz w:val="24"/>
          <w:szCs w:val="24"/>
          <w:lang w:eastAsia="ja-JP"/>
        </w:rPr>
        <w:t xml:space="preserve"> in Eq. 1), can be calculated as:</w:t>
      </w:r>
    </w:p>
    <w:p w14:paraId="07D84036" w14:textId="09E8F0DC" w:rsidR="00C944C1" w:rsidRPr="00C944C1" w:rsidRDefault="00C944C1" w:rsidP="00C944C1">
      <w:pPr>
        <w:pStyle w:val="MTDisplayEquation"/>
        <w:rPr>
          <w:lang w:eastAsia="ja-JP"/>
        </w:rPr>
      </w:pPr>
      <w:r w:rsidRPr="00C944C1">
        <w:rPr>
          <w:lang w:eastAsia="ja-JP"/>
        </w:rPr>
        <w:tab/>
      </w:r>
      <w:r w:rsidRPr="00C944C1">
        <w:rPr>
          <w:noProof/>
          <w:position w:val="-32"/>
        </w:rPr>
        <w:drawing>
          <wp:inline distT="0" distB="0" distL="0" distR="0" wp14:anchorId="2E8AC43A" wp14:editId="7A682F3B">
            <wp:extent cx="3479165" cy="485775"/>
            <wp:effectExtent l="0" t="0" r="63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9165" cy="485775"/>
                    </a:xfrm>
                    <a:prstGeom prst="rect">
                      <a:avLst/>
                    </a:prstGeom>
                    <a:noFill/>
                    <a:ln>
                      <a:noFill/>
                    </a:ln>
                  </pic:spPr>
                </pic:pic>
              </a:graphicData>
            </a:graphic>
          </wp:inline>
        </w:drawing>
      </w:r>
      <w:r w:rsidRPr="00C944C1">
        <w:rPr>
          <w:lang w:eastAsia="ja-JP"/>
        </w:rPr>
        <w:t xml:space="preserve"> </w:t>
      </w:r>
      <w:r w:rsidRPr="00C944C1">
        <w:rPr>
          <w:lang w:eastAsia="ja-JP"/>
        </w:rPr>
        <w:tab/>
        <w:t>[3]</w:t>
      </w:r>
    </w:p>
    <w:p w14:paraId="0E240627" w14:textId="77777777" w:rsidR="00C944C1" w:rsidRPr="00C944C1" w:rsidRDefault="00C944C1" w:rsidP="00C944C1">
      <w:pPr>
        <w:spacing w:line="480" w:lineRule="auto"/>
        <w:ind w:left="0" w:firstLine="0"/>
        <w:rPr>
          <w:rFonts w:ascii="Times New Roman" w:hAnsi="Times New Roman" w:cs="Times New Roman"/>
          <w:sz w:val="24"/>
          <w:szCs w:val="24"/>
          <w:lang w:eastAsia="ja-JP"/>
        </w:rPr>
      </w:pPr>
    </w:p>
    <w:p w14:paraId="5D12ADEF" w14:textId="7ED864D9" w:rsidR="00C944C1" w:rsidRDefault="00C944C1" w:rsidP="00C944C1">
      <w:pPr>
        <w:spacing w:line="480" w:lineRule="auto"/>
        <w:ind w:left="0" w:firstLine="0"/>
        <w:rPr>
          <w:rFonts w:ascii="Times New Roman" w:hAnsi="Times New Roman" w:cs="Times New Roman"/>
          <w:sz w:val="24"/>
          <w:szCs w:val="24"/>
        </w:rPr>
      </w:pPr>
      <w:proofErr w:type="gramStart"/>
      <w:r w:rsidRPr="00C944C1">
        <w:rPr>
          <w:rFonts w:ascii="Times New Roman" w:hAnsi="Times New Roman" w:cs="Times New Roman"/>
          <w:sz w:val="24"/>
          <w:szCs w:val="24"/>
          <w:lang w:eastAsia="ja-JP"/>
        </w:rPr>
        <w:t>where</w:t>
      </w:r>
      <w:proofErr w:type="gramEnd"/>
      <w:r w:rsidRPr="00C944C1">
        <w:rPr>
          <w:rFonts w:ascii="Times New Roman" w:hAnsi="Times New Roman" w:cs="Times New Roman"/>
          <w:sz w:val="24"/>
          <w:szCs w:val="24"/>
          <w:lang w:eastAsia="ja-JP"/>
        </w:rPr>
        <w:t xml:space="preserve"> </w:t>
      </w:r>
      <w:r w:rsidRPr="00C944C1">
        <w:rPr>
          <w:rFonts w:ascii="Times New Roman" w:hAnsi="Times New Roman" w:cs="Times New Roman"/>
          <w:sz w:val="24"/>
          <w:szCs w:val="24"/>
          <w:lang w:val="el-GR" w:eastAsia="ja-JP"/>
        </w:rPr>
        <w:t>φ(.)</w:t>
      </w:r>
      <w:r w:rsidRPr="00C944C1">
        <w:rPr>
          <w:rFonts w:ascii="Times New Roman" w:hAnsi="Times New Roman" w:cs="Times New Roman"/>
          <w:sz w:val="24"/>
          <w:szCs w:val="24"/>
          <w:lang w:eastAsia="ja-JP"/>
        </w:rPr>
        <w:t xml:space="preserve"> and </w:t>
      </w:r>
      <w:r w:rsidRPr="00C944C1">
        <w:rPr>
          <w:rFonts w:ascii="Times New Roman" w:hAnsi="Times New Roman" w:cs="Times New Roman"/>
          <w:sz w:val="24"/>
          <w:szCs w:val="24"/>
          <w:lang w:val="el-GR" w:eastAsia="ja-JP"/>
        </w:rPr>
        <w:t>Φ</w:t>
      </w:r>
      <w:r w:rsidRPr="00C944C1">
        <w:rPr>
          <w:rFonts w:ascii="Times New Roman" w:hAnsi="Times New Roman" w:cs="Times New Roman"/>
          <w:sz w:val="24"/>
          <w:szCs w:val="24"/>
          <w:lang w:eastAsia="ja-JP"/>
        </w:rPr>
        <w:t>(.) are the probability and cumulative density functions of the normal distribution, respectively. The first term is the standard normal likelihood, and applies to observations for which an ice date was observed. The second term reflects the probability of the observation being censored, and applies to no-freeze years. Given parameter values, Eq. 3 reflects the probabilities of observing the ice dates (</w:t>
      </w:r>
      <w:proofErr w:type="spellStart"/>
      <w:r w:rsidRPr="00C944C1">
        <w:rPr>
          <w:rFonts w:ascii="Times New Roman" w:hAnsi="Times New Roman" w:cs="Times New Roman"/>
          <w:sz w:val="24"/>
          <w:szCs w:val="24"/>
          <w:lang w:eastAsia="ja-JP"/>
        </w:rPr>
        <w:t>y</w:t>
      </w:r>
      <w:r w:rsidRPr="00C944C1">
        <w:rPr>
          <w:rFonts w:ascii="Times New Roman" w:hAnsi="Times New Roman" w:cs="Times New Roman"/>
          <w:sz w:val="24"/>
          <w:szCs w:val="24"/>
          <w:vertAlign w:val="subscript"/>
          <w:lang w:eastAsia="ja-JP"/>
        </w:rPr>
        <w:t>i</w:t>
      </w:r>
      <w:proofErr w:type="spellEnd"/>
      <w:r w:rsidRPr="00C944C1">
        <w:rPr>
          <w:rFonts w:ascii="Times New Roman" w:hAnsi="Times New Roman" w:cs="Times New Roman"/>
          <w:sz w:val="24"/>
          <w:szCs w:val="24"/>
          <w:lang w:eastAsia="ja-JP"/>
        </w:rPr>
        <w:t xml:space="preserve">) during freeze years, as well as the probabilities that ice date was censored (unobserved) during no-freeze years. Thus, the </w:t>
      </w:r>
      <w:r w:rsidRPr="00C944C1">
        <w:rPr>
          <w:rFonts w:ascii="Times New Roman" w:hAnsi="Times New Roman" w:cs="Times New Roman"/>
          <w:sz w:val="24"/>
          <w:szCs w:val="24"/>
          <w:lang w:val="el-GR" w:eastAsia="ja-JP"/>
        </w:rPr>
        <w:t>β</w:t>
      </w:r>
      <w:r w:rsidRPr="00C944C1">
        <w:rPr>
          <w:rFonts w:ascii="Times New Roman" w:hAnsi="Times New Roman" w:cs="Times New Roman"/>
          <w:sz w:val="24"/>
          <w:szCs w:val="24"/>
          <w:lang w:eastAsia="ja-JP"/>
        </w:rPr>
        <w:t xml:space="preserve"> in the </w:t>
      </w:r>
      <w:proofErr w:type="spellStart"/>
      <w:r w:rsidRPr="00C944C1">
        <w:rPr>
          <w:rFonts w:ascii="Times New Roman" w:hAnsi="Times New Roman" w:cs="Times New Roman"/>
          <w:sz w:val="24"/>
          <w:szCs w:val="24"/>
          <w:lang w:eastAsia="ja-JP"/>
        </w:rPr>
        <w:t>Tobit</w:t>
      </w:r>
      <w:proofErr w:type="spellEnd"/>
      <w:r w:rsidRPr="00C944C1">
        <w:rPr>
          <w:rFonts w:ascii="Times New Roman" w:hAnsi="Times New Roman" w:cs="Times New Roman"/>
          <w:sz w:val="24"/>
          <w:szCs w:val="24"/>
          <w:lang w:eastAsia="ja-JP"/>
        </w:rPr>
        <w:t xml:space="preserve"> regression model indicate the effect of unit change in X on the latent variable, </w:t>
      </w:r>
      <w:r w:rsidRPr="00C944C1">
        <w:rPr>
          <w:rFonts w:ascii="Times New Roman" w:hAnsi="Times New Roman" w:cs="Times New Roman"/>
          <w:noProof/>
          <w:position w:val="-10"/>
          <w:sz w:val="24"/>
          <w:szCs w:val="24"/>
          <w:lang w:eastAsia="en-US"/>
        </w:rPr>
        <w:drawing>
          <wp:inline distT="0" distB="0" distL="0" distR="0" wp14:anchorId="1C96BA0B" wp14:editId="5F974341">
            <wp:extent cx="164465" cy="22860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465" cy="228600"/>
                    </a:xfrm>
                    <a:prstGeom prst="rect">
                      <a:avLst/>
                    </a:prstGeom>
                    <a:noFill/>
                    <a:ln>
                      <a:noFill/>
                    </a:ln>
                  </pic:spPr>
                </pic:pic>
              </a:graphicData>
            </a:graphic>
          </wp:inline>
        </w:drawing>
      </w:r>
      <w:r w:rsidRPr="00C944C1">
        <w:rPr>
          <w:rFonts w:ascii="Times New Roman" w:hAnsi="Times New Roman" w:cs="Times New Roman"/>
          <w:sz w:val="24"/>
          <w:szCs w:val="24"/>
        </w:rPr>
        <w:t xml:space="preserve">. We used </w:t>
      </w:r>
      <w:proofErr w:type="spellStart"/>
      <w:r w:rsidRPr="00C944C1">
        <w:rPr>
          <w:rFonts w:ascii="Times New Roman" w:hAnsi="Times New Roman" w:cs="Times New Roman"/>
          <w:sz w:val="24"/>
          <w:szCs w:val="24"/>
        </w:rPr>
        <w:t>Tobit</w:t>
      </w:r>
      <w:proofErr w:type="spellEnd"/>
      <w:r w:rsidRPr="00C944C1">
        <w:rPr>
          <w:rFonts w:ascii="Times New Roman" w:hAnsi="Times New Roman" w:cs="Times New Roman"/>
          <w:sz w:val="24"/>
          <w:szCs w:val="24"/>
        </w:rPr>
        <w:t xml:space="preserve"> regression models as implemented by the </w:t>
      </w:r>
      <w:proofErr w:type="spellStart"/>
      <w:proofErr w:type="gramStart"/>
      <w:r w:rsidRPr="00C944C1">
        <w:rPr>
          <w:rFonts w:ascii="Times New Roman" w:hAnsi="Times New Roman" w:cs="Times New Roman"/>
          <w:sz w:val="24"/>
          <w:szCs w:val="24"/>
        </w:rPr>
        <w:t>vglm</w:t>
      </w:r>
      <w:proofErr w:type="spellEnd"/>
      <w:r w:rsidRPr="00C944C1">
        <w:rPr>
          <w:rFonts w:ascii="Times New Roman" w:hAnsi="Times New Roman" w:cs="Times New Roman"/>
          <w:sz w:val="24"/>
          <w:szCs w:val="24"/>
        </w:rPr>
        <w:t>(</w:t>
      </w:r>
      <w:proofErr w:type="gramEnd"/>
      <w:r w:rsidRPr="00C944C1">
        <w:rPr>
          <w:rFonts w:ascii="Times New Roman" w:hAnsi="Times New Roman" w:cs="Times New Roman"/>
          <w:sz w:val="24"/>
          <w:szCs w:val="24"/>
        </w:rPr>
        <w:t>) function in the R package VGAM to</w:t>
      </w:r>
      <w:r w:rsidR="004D288B">
        <w:rPr>
          <w:rFonts w:ascii="Times New Roman" w:hAnsi="Times New Roman" w:cs="Times New Roman"/>
          <w:sz w:val="24"/>
          <w:szCs w:val="24"/>
        </w:rPr>
        <w:t xml:space="preserve"> fit parameters in Eq. 1 to</w:t>
      </w:r>
      <w:r w:rsidRPr="00C944C1">
        <w:rPr>
          <w:rFonts w:ascii="Times New Roman" w:hAnsi="Times New Roman" w:cs="Times New Roman"/>
          <w:sz w:val="24"/>
          <w:szCs w:val="24"/>
        </w:rPr>
        <w:t xml:space="preserve"> </w:t>
      </w:r>
      <w:proofErr w:type="spellStart"/>
      <w:r w:rsidRPr="00C944C1">
        <w:rPr>
          <w:rFonts w:ascii="Times New Roman" w:hAnsi="Times New Roman" w:cs="Times New Roman"/>
          <w:sz w:val="24"/>
          <w:szCs w:val="24"/>
        </w:rPr>
        <w:t>Suwa</w:t>
      </w:r>
      <w:proofErr w:type="spellEnd"/>
      <w:r w:rsidRPr="00C944C1">
        <w:rPr>
          <w:rFonts w:ascii="Times New Roman" w:hAnsi="Times New Roman" w:cs="Times New Roman"/>
          <w:sz w:val="24"/>
          <w:szCs w:val="24"/>
        </w:rPr>
        <w:t xml:space="preserve"> data.</w:t>
      </w:r>
    </w:p>
    <w:p w14:paraId="504A31C0" w14:textId="77777777" w:rsidR="005735E4" w:rsidRPr="00C944C1" w:rsidRDefault="005735E4" w:rsidP="005735E4">
      <w:pPr>
        <w:spacing w:line="480" w:lineRule="auto"/>
        <w:ind w:left="0" w:firstLine="0"/>
        <w:rPr>
          <w:rFonts w:ascii="Times New Roman" w:hAnsi="Times New Roman" w:cs="Times New Roman"/>
          <w:i/>
          <w:sz w:val="24"/>
          <w:szCs w:val="24"/>
          <w:lang w:eastAsia="ja-JP"/>
        </w:rPr>
      </w:pPr>
      <w:r>
        <w:rPr>
          <w:rFonts w:ascii="Times New Roman" w:hAnsi="Times New Roman" w:cs="Times New Roman"/>
          <w:i/>
          <w:sz w:val="24"/>
          <w:szCs w:val="24"/>
          <w:lang w:eastAsia="ja-JP"/>
        </w:rPr>
        <w:t>Fitting CSR in Torne</w:t>
      </w:r>
      <w:r w:rsidRPr="00C944C1">
        <w:rPr>
          <w:rFonts w:ascii="Times New Roman" w:hAnsi="Times New Roman" w:cs="Times New Roman"/>
          <w:i/>
          <w:sz w:val="24"/>
          <w:szCs w:val="24"/>
          <w:lang w:eastAsia="ja-JP"/>
        </w:rPr>
        <w:t xml:space="preserve"> (OLS)</w:t>
      </w:r>
    </w:p>
    <w:p w14:paraId="496360D3" w14:textId="2155A88C" w:rsidR="005735E4" w:rsidRPr="00C944C1" w:rsidRDefault="005735E4" w:rsidP="005735E4">
      <w:pPr>
        <w:spacing w:line="480" w:lineRule="auto"/>
        <w:ind w:left="0" w:firstLine="720"/>
        <w:rPr>
          <w:rFonts w:ascii="Times New Roman" w:hAnsi="Times New Roman" w:cs="Times New Roman"/>
          <w:sz w:val="24"/>
          <w:szCs w:val="24"/>
          <w:lang w:eastAsia="ja-JP"/>
        </w:rPr>
      </w:pPr>
      <w:r w:rsidRPr="00C944C1">
        <w:rPr>
          <w:rFonts w:ascii="Times New Roman" w:hAnsi="Times New Roman" w:cs="Times New Roman"/>
          <w:sz w:val="24"/>
          <w:szCs w:val="24"/>
          <w:lang w:eastAsia="ja-JP"/>
        </w:rPr>
        <w:t xml:space="preserve">The </w:t>
      </w:r>
      <w:r w:rsidR="004D288B">
        <w:rPr>
          <w:rFonts w:ascii="Times New Roman" w:hAnsi="Times New Roman" w:cs="Times New Roman"/>
          <w:sz w:val="24"/>
          <w:szCs w:val="24"/>
          <w:lang w:eastAsia="ja-JP"/>
        </w:rPr>
        <w:t>Torne</w:t>
      </w:r>
      <w:r w:rsidRPr="00C944C1">
        <w:rPr>
          <w:rFonts w:ascii="Times New Roman" w:hAnsi="Times New Roman" w:cs="Times New Roman"/>
          <w:sz w:val="24"/>
          <w:szCs w:val="24"/>
          <w:lang w:eastAsia="ja-JP"/>
        </w:rPr>
        <w:t xml:space="preserve"> time series began in 1693 and ended in 2013, thus x = 1, 2, … 321. Ice breakup dates for </w:t>
      </w:r>
      <w:r w:rsidR="004D288B">
        <w:rPr>
          <w:rFonts w:ascii="Times New Roman" w:hAnsi="Times New Roman" w:cs="Times New Roman"/>
          <w:sz w:val="24"/>
          <w:szCs w:val="24"/>
          <w:lang w:eastAsia="ja-JP"/>
        </w:rPr>
        <w:t>Torne</w:t>
      </w:r>
      <w:r w:rsidRPr="00C944C1">
        <w:rPr>
          <w:rFonts w:ascii="Times New Roman" w:hAnsi="Times New Roman" w:cs="Times New Roman"/>
          <w:sz w:val="24"/>
          <w:szCs w:val="24"/>
          <w:lang w:eastAsia="ja-JP"/>
        </w:rPr>
        <w:t xml:space="preserve"> ranged from day 117 to day 160, and the ice melted each year of the time series. For </w:t>
      </w:r>
      <w:r w:rsidR="004D288B">
        <w:rPr>
          <w:rFonts w:ascii="Times New Roman" w:hAnsi="Times New Roman" w:cs="Times New Roman"/>
          <w:sz w:val="24"/>
          <w:szCs w:val="24"/>
          <w:lang w:eastAsia="ja-JP"/>
        </w:rPr>
        <w:t>Torne</w:t>
      </w:r>
      <w:r w:rsidRPr="00C944C1">
        <w:rPr>
          <w:rFonts w:ascii="Times New Roman" w:hAnsi="Times New Roman" w:cs="Times New Roman"/>
          <w:sz w:val="24"/>
          <w:szCs w:val="24"/>
          <w:lang w:eastAsia="ja-JP"/>
        </w:rPr>
        <w:t xml:space="preserve">, we fit CSR parameters using ordinary least squares using the </w:t>
      </w:r>
      <w:proofErr w:type="gramStart"/>
      <w:r w:rsidRPr="00C944C1">
        <w:rPr>
          <w:rFonts w:ascii="Times New Roman" w:hAnsi="Times New Roman" w:cs="Times New Roman"/>
          <w:sz w:val="24"/>
          <w:szCs w:val="24"/>
          <w:lang w:eastAsia="ja-JP"/>
        </w:rPr>
        <w:t>lm(</w:t>
      </w:r>
      <w:proofErr w:type="gramEnd"/>
      <w:r w:rsidRPr="00C944C1">
        <w:rPr>
          <w:rFonts w:ascii="Times New Roman" w:hAnsi="Times New Roman" w:cs="Times New Roman"/>
          <w:sz w:val="24"/>
          <w:szCs w:val="24"/>
          <w:lang w:eastAsia="ja-JP"/>
        </w:rPr>
        <w:t>) function in the statistical programming language R.</w:t>
      </w:r>
    </w:p>
    <w:p w14:paraId="22E21231" w14:textId="77777777" w:rsidR="005735E4" w:rsidRPr="00C944C1" w:rsidRDefault="005735E4" w:rsidP="00C944C1">
      <w:pPr>
        <w:spacing w:line="480" w:lineRule="auto"/>
        <w:ind w:left="0" w:firstLine="0"/>
        <w:rPr>
          <w:rFonts w:ascii="Times New Roman" w:hAnsi="Times New Roman" w:cs="Times New Roman"/>
          <w:sz w:val="24"/>
          <w:szCs w:val="24"/>
        </w:rPr>
      </w:pPr>
    </w:p>
    <w:p w14:paraId="30A785B0" w14:textId="77777777" w:rsidR="00C944C1" w:rsidRPr="00C944C1" w:rsidRDefault="00C944C1" w:rsidP="00C944C1">
      <w:pPr>
        <w:spacing w:line="480" w:lineRule="auto"/>
        <w:ind w:left="0" w:firstLine="0"/>
        <w:rPr>
          <w:rFonts w:ascii="Times New Roman" w:hAnsi="Times New Roman" w:cs="Times New Roman"/>
          <w:i/>
          <w:sz w:val="24"/>
          <w:szCs w:val="24"/>
        </w:rPr>
      </w:pPr>
      <w:r w:rsidRPr="00C944C1">
        <w:rPr>
          <w:rFonts w:ascii="Times New Roman" w:hAnsi="Times New Roman" w:cs="Times New Roman"/>
          <w:i/>
          <w:sz w:val="24"/>
          <w:szCs w:val="24"/>
        </w:rPr>
        <w:lastRenderedPageBreak/>
        <w:t>Finding Breakpoint Locations</w:t>
      </w:r>
    </w:p>
    <w:p w14:paraId="64D29A65" w14:textId="43581271" w:rsidR="00C944C1" w:rsidRPr="00C944C1" w:rsidRDefault="00C944C1" w:rsidP="00C944C1">
      <w:pPr>
        <w:spacing w:line="480" w:lineRule="auto"/>
        <w:ind w:left="0" w:firstLine="0"/>
        <w:rPr>
          <w:rFonts w:ascii="Times New Roman" w:hAnsi="Times New Roman" w:cs="Times New Roman"/>
          <w:sz w:val="24"/>
          <w:szCs w:val="24"/>
        </w:rPr>
      </w:pPr>
      <w:r w:rsidRPr="00C944C1">
        <w:rPr>
          <w:rFonts w:ascii="Times New Roman" w:hAnsi="Times New Roman" w:cs="Times New Roman"/>
          <w:sz w:val="24"/>
          <w:szCs w:val="24"/>
        </w:rPr>
        <w:tab/>
        <w:t xml:space="preserve">When fitting models with one breakpoint, breakpoints were searched exhaustively, and the breakpoint location whose model had the lowest AIC was selected. The same procedure applied to fitting the two-breakpoint model for </w:t>
      </w:r>
      <w:r w:rsidR="004D288B">
        <w:rPr>
          <w:rFonts w:ascii="Times New Roman" w:hAnsi="Times New Roman" w:cs="Times New Roman"/>
          <w:sz w:val="24"/>
          <w:szCs w:val="24"/>
        </w:rPr>
        <w:t>Torne</w:t>
      </w:r>
      <w:r w:rsidRPr="00C944C1">
        <w:rPr>
          <w:rFonts w:ascii="Times New Roman" w:hAnsi="Times New Roman" w:cs="Times New Roman"/>
          <w:sz w:val="24"/>
          <w:szCs w:val="24"/>
        </w:rPr>
        <w:t>, which was fit wi</w:t>
      </w:r>
      <w:r w:rsidR="004D288B">
        <w:rPr>
          <w:rFonts w:ascii="Times New Roman" w:hAnsi="Times New Roman" w:cs="Times New Roman"/>
          <w:sz w:val="24"/>
          <w:szCs w:val="24"/>
        </w:rPr>
        <w:t>th OLS (Figure S1). Because t</w:t>
      </w:r>
      <w:r w:rsidRPr="00C944C1">
        <w:rPr>
          <w:rFonts w:ascii="Times New Roman" w:hAnsi="Times New Roman" w:cs="Times New Roman"/>
          <w:sz w:val="24"/>
          <w:szCs w:val="24"/>
        </w:rPr>
        <w:t xml:space="preserve">he </w:t>
      </w:r>
      <w:proofErr w:type="spellStart"/>
      <w:r w:rsidRPr="00C944C1">
        <w:rPr>
          <w:rFonts w:ascii="Times New Roman" w:hAnsi="Times New Roman" w:cs="Times New Roman"/>
          <w:sz w:val="24"/>
          <w:szCs w:val="24"/>
        </w:rPr>
        <w:t>Tobit</w:t>
      </w:r>
      <w:proofErr w:type="spellEnd"/>
      <w:r w:rsidRPr="00C944C1">
        <w:rPr>
          <w:rFonts w:ascii="Times New Roman" w:hAnsi="Times New Roman" w:cs="Times New Roman"/>
          <w:sz w:val="24"/>
          <w:szCs w:val="24"/>
        </w:rPr>
        <w:t xml:space="preserve"> model requires substantially more computati</w:t>
      </w:r>
      <w:r w:rsidR="004D288B">
        <w:rPr>
          <w:rFonts w:ascii="Times New Roman" w:hAnsi="Times New Roman" w:cs="Times New Roman"/>
          <w:sz w:val="24"/>
          <w:szCs w:val="24"/>
        </w:rPr>
        <w:t>onal power, and because the</w:t>
      </w:r>
      <w:r w:rsidRPr="00C944C1">
        <w:rPr>
          <w:rFonts w:ascii="Times New Roman" w:hAnsi="Times New Roman" w:cs="Times New Roman"/>
          <w:sz w:val="24"/>
          <w:szCs w:val="24"/>
        </w:rPr>
        <w:t xml:space="preserve"> </w:t>
      </w:r>
      <w:proofErr w:type="spellStart"/>
      <w:r w:rsidRPr="00C944C1">
        <w:rPr>
          <w:rFonts w:ascii="Times New Roman" w:hAnsi="Times New Roman" w:cs="Times New Roman"/>
          <w:sz w:val="24"/>
          <w:szCs w:val="24"/>
        </w:rPr>
        <w:t>Suwa</w:t>
      </w:r>
      <w:proofErr w:type="spellEnd"/>
      <w:r w:rsidRPr="00C944C1">
        <w:rPr>
          <w:rFonts w:ascii="Times New Roman" w:hAnsi="Times New Roman" w:cs="Times New Roman"/>
          <w:sz w:val="24"/>
          <w:szCs w:val="24"/>
        </w:rPr>
        <w:t xml:space="preserve"> time series is longer (thus more possible breakpoint combinations), breakpoint combinations were no</w:t>
      </w:r>
      <w:r w:rsidR="004D288B">
        <w:rPr>
          <w:rFonts w:ascii="Times New Roman" w:hAnsi="Times New Roman" w:cs="Times New Roman"/>
          <w:sz w:val="24"/>
          <w:szCs w:val="24"/>
        </w:rPr>
        <w:t>t searched exhaustively for</w:t>
      </w:r>
      <w:r w:rsidRPr="00C944C1">
        <w:rPr>
          <w:rFonts w:ascii="Times New Roman" w:hAnsi="Times New Roman" w:cs="Times New Roman"/>
          <w:sz w:val="24"/>
          <w:szCs w:val="24"/>
        </w:rPr>
        <w:t xml:space="preserve"> </w:t>
      </w:r>
      <w:proofErr w:type="spellStart"/>
      <w:r w:rsidRPr="00C944C1">
        <w:rPr>
          <w:rFonts w:ascii="Times New Roman" w:hAnsi="Times New Roman" w:cs="Times New Roman"/>
          <w:sz w:val="24"/>
          <w:szCs w:val="24"/>
        </w:rPr>
        <w:t>Suwa</w:t>
      </w:r>
      <w:proofErr w:type="spellEnd"/>
      <w:r w:rsidRPr="00C944C1">
        <w:rPr>
          <w:rFonts w:ascii="Times New Roman" w:hAnsi="Times New Roman" w:cs="Times New Roman"/>
          <w:sz w:val="24"/>
          <w:szCs w:val="24"/>
        </w:rPr>
        <w:t xml:space="preserve">. Instead, we used the genetic optimization algorithm in the </w:t>
      </w:r>
      <w:proofErr w:type="spellStart"/>
      <w:r w:rsidRPr="00C944C1">
        <w:rPr>
          <w:rFonts w:ascii="Times New Roman" w:hAnsi="Times New Roman" w:cs="Times New Roman"/>
          <w:sz w:val="24"/>
          <w:szCs w:val="24"/>
        </w:rPr>
        <w:t>rgenoud</w:t>
      </w:r>
      <w:proofErr w:type="spellEnd"/>
      <w:r w:rsidRPr="00C944C1">
        <w:rPr>
          <w:rFonts w:ascii="Times New Roman" w:hAnsi="Times New Roman" w:cs="Times New Roman"/>
          <w:sz w:val="24"/>
          <w:szCs w:val="24"/>
        </w:rPr>
        <w:t xml:space="preserve"> package (Walter R. Mebane, Jr., </w:t>
      </w:r>
      <w:proofErr w:type="spellStart"/>
      <w:r w:rsidRPr="00C944C1">
        <w:rPr>
          <w:rFonts w:ascii="Times New Roman" w:hAnsi="Times New Roman" w:cs="Times New Roman"/>
          <w:sz w:val="24"/>
          <w:szCs w:val="24"/>
        </w:rPr>
        <w:t>Jasjeet</w:t>
      </w:r>
      <w:proofErr w:type="spellEnd"/>
      <w:r w:rsidRPr="00C944C1">
        <w:rPr>
          <w:rFonts w:ascii="Times New Roman" w:hAnsi="Times New Roman" w:cs="Times New Roman"/>
          <w:sz w:val="24"/>
          <w:szCs w:val="24"/>
        </w:rPr>
        <w:t xml:space="preserve"> S. </w:t>
      </w:r>
      <w:proofErr w:type="spellStart"/>
      <w:r w:rsidRPr="00C944C1">
        <w:rPr>
          <w:rFonts w:ascii="Times New Roman" w:hAnsi="Times New Roman" w:cs="Times New Roman"/>
          <w:sz w:val="24"/>
          <w:szCs w:val="24"/>
        </w:rPr>
        <w:t>Sekhon</w:t>
      </w:r>
      <w:proofErr w:type="spellEnd"/>
      <w:r w:rsidRPr="00C944C1">
        <w:rPr>
          <w:rFonts w:ascii="Times New Roman" w:hAnsi="Times New Roman" w:cs="Times New Roman"/>
          <w:sz w:val="24"/>
          <w:szCs w:val="24"/>
        </w:rPr>
        <w:t xml:space="preserve">. 2011. Genetic optimization using derivatives: The </w:t>
      </w:r>
      <w:proofErr w:type="spellStart"/>
      <w:r w:rsidRPr="00C944C1">
        <w:rPr>
          <w:rFonts w:ascii="Times New Roman" w:hAnsi="Times New Roman" w:cs="Times New Roman"/>
          <w:sz w:val="24"/>
          <w:szCs w:val="24"/>
        </w:rPr>
        <w:t>rgenoud</w:t>
      </w:r>
      <w:proofErr w:type="spellEnd"/>
      <w:r w:rsidRPr="00C944C1">
        <w:rPr>
          <w:rFonts w:ascii="Times New Roman" w:hAnsi="Times New Roman" w:cs="Times New Roman"/>
          <w:sz w:val="24"/>
          <w:szCs w:val="24"/>
        </w:rPr>
        <w:t xml:space="preserve"> package for R. </w:t>
      </w:r>
      <w:r w:rsidRPr="00C944C1">
        <w:rPr>
          <w:rFonts w:ascii="Times New Roman" w:hAnsi="Times New Roman" w:cs="Times New Roman"/>
          <w:i/>
          <w:sz w:val="24"/>
          <w:szCs w:val="24"/>
        </w:rPr>
        <w:t>Journal of Statistical Software</w:t>
      </w:r>
      <w:r w:rsidRPr="00C944C1">
        <w:rPr>
          <w:rFonts w:ascii="Times New Roman" w:hAnsi="Times New Roman" w:cs="Times New Roman"/>
          <w:sz w:val="24"/>
          <w:szCs w:val="24"/>
        </w:rPr>
        <w:t xml:space="preserve"> </w:t>
      </w:r>
      <w:r w:rsidRPr="00C944C1">
        <w:rPr>
          <w:rFonts w:ascii="Times New Roman" w:hAnsi="Times New Roman" w:cs="Times New Roman"/>
          <w:b/>
          <w:sz w:val="24"/>
          <w:szCs w:val="24"/>
        </w:rPr>
        <w:t>42</w:t>
      </w:r>
      <w:r w:rsidRPr="00C944C1">
        <w:rPr>
          <w:rFonts w:ascii="Times New Roman" w:hAnsi="Times New Roman" w:cs="Times New Roman"/>
          <w:sz w:val="24"/>
          <w:szCs w:val="24"/>
        </w:rPr>
        <w:t>:11, 1-26). This algorithm permits integer optimization, and is robust to rough likelihood surfaces and local minima.</w:t>
      </w:r>
    </w:p>
    <w:p w14:paraId="7E7A1364" w14:textId="77777777" w:rsidR="00C944C1" w:rsidRPr="00C944C1" w:rsidRDefault="00C944C1" w:rsidP="00C944C1">
      <w:pPr>
        <w:spacing w:line="480" w:lineRule="auto"/>
        <w:ind w:left="0" w:firstLine="0"/>
        <w:rPr>
          <w:rFonts w:ascii="Times New Roman" w:hAnsi="Times New Roman" w:cs="Times New Roman"/>
          <w:i/>
          <w:sz w:val="24"/>
          <w:szCs w:val="24"/>
        </w:rPr>
      </w:pPr>
      <w:r w:rsidRPr="00C944C1">
        <w:rPr>
          <w:rFonts w:ascii="Times New Roman" w:hAnsi="Times New Roman" w:cs="Times New Roman"/>
          <w:i/>
          <w:sz w:val="24"/>
          <w:szCs w:val="24"/>
        </w:rPr>
        <w:t>Model Selection</w:t>
      </w:r>
    </w:p>
    <w:p w14:paraId="505FB1B6" w14:textId="77777777" w:rsidR="008E2BB4" w:rsidRDefault="00C944C1" w:rsidP="008E2BB4">
      <w:pPr>
        <w:spacing w:line="480" w:lineRule="auto"/>
        <w:ind w:left="0" w:firstLine="360"/>
        <w:rPr>
          <w:rFonts w:ascii="Times New Roman" w:hAnsi="Times New Roman" w:cs="Times New Roman"/>
          <w:sz w:val="24"/>
          <w:szCs w:val="24"/>
        </w:rPr>
      </w:pPr>
      <w:r w:rsidRPr="00C944C1">
        <w:rPr>
          <w:rFonts w:ascii="Times New Roman" w:hAnsi="Times New Roman" w:cs="Times New Roman"/>
          <w:sz w:val="24"/>
          <w:szCs w:val="24"/>
        </w:rPr>
        <w:t>We compared AIC values from CSR models containing one or two breakpoints to multiple regression models containing only year or only year and year</w:t>
      </w:r>
      <w:r w:rsidRPr="00C944C1">
        <w:rPr>
          <w:rFonts w:ascii="Times New Roman" w:hAnsi="Times New Roman" w:cs="Times New Roman"/>
          <w:sz w:val="24"/>
          <w:szCs w:val="24"/>
          <w:vertAlign w:val="superscript"/>
        </w:rPr>
        <w:t>2</w:t>
      </w:r>
      <w:r w:rsidRPr="00C944C1">
        <w:rPr>
          <w:rFonts w:ascii="Times New Roman" w:hAnsi="Times New Roman" w:cs="Times New Roman"/>
          <w:sz w:val="24"/>
          <w:szCs w:val="24"/>
        </w:rPr>
        <w:t xml:space="preserve"> as predictor variables. We fit models either by OLS (</w:t>
      </w:r>
      <w:r w:rsidR="004D288B">
        <w:rPr>
          <w:rFonts w:ascii="Times New Roman" w:hAnsi="Times New Roman" w:cs="Times New Roman"/>
          <w:sz w:val="24"/>
          <w:szCs w:val="24"/>
        </w:rPr>
        <w:t>Torne</w:t>
      </w:r>
      <w:r w:rsidRPr="00C944C1">
        <w:rPr>
          <w:rFonts w:ascii="Times New Roman" w:hAnsi="Times New Roman" w:cs="Times New Roman"/>
          <w:sz w:val="24"/>
          <w:szCs w:val="24"/>
        </w:rPr>
        <w:t>) or by maximum likelihood of the corre</w:t>
      </w:r>
      <w:r w:rsidR="008E2BB4">
        <w:rPr>
          <w:rFonts w:ascii="Times New Roman" w:hAnsi="Times New Roman" w:cs="Times New Roman"/>
          <w:sz w:val="24"/>
          <w:szCs w:val="24"/>
        </w:rPr>
        <w:t xml:space="preserve">sponding </w:t>
      </w:r>
      <w:proofErr w:type="spellStart"/>
      <w:r w:rsidR="008E2BB4">
        <w:rPr>
          <w:rFonts w:ascii="Times New Roman" w:hAnsi="Times New Roman" w:cs="Times New Roman"/>
          <w:sz w:val="24"/>
          <w:szCs w:val="24"/>
        </w:rPr>
        <w:t>Tobit</w:t>
      </w:r>
      <w:proofErr w:type="spellEnd"/>
      <w:r w:rsidR="008E2BB4">
        <w:rPr>
          <w:rFonts w:ascii="Times New Roman" w:hAnsi="Times New Roman" w:cs="Times New Roman"/>
          <w:sz w:val="24"/>
          <w:szCs w:val="24"/>
        </w:rPr>
        <w:t xml:space="preserve"> regression (</w:t>
      </w:r>
      <w:proofErr w:type="spellStart"/>
      <w:r w:rsidRPr="00C944C1">
        <w:rPr>
          <w:rFonts w:ascii="Times New Roman" w:hAnsi="Times New Roman" w:cs="Times New Roman"/>
          <w:sz w:val="24"/>
          <w:szCs w:val="24"/>
        </w:rPr>
        <w:t>Suwa</w:t>
      </w:r>
      <w:proofErr w:type="spellEnd"/>
      <w:r w:rsidRPr="00C944C1">
        <w:rPr>
          <w:rFonts w:ascii="Times New Roman" w:hAnsi="Times New Roman" w:cs="Times New Roman"/>
          <w:sz w:val="24"/>
          <w:szCs w:val="24"/>
        </w:rPr>
        <w:t xml:space="preserve">) (Table S1). For </w:t>
      </w:r>
      <w:r w:rsidR="004D288B">
        <w:rPr>
          <w:rFonts w:ascii="Times New Roman" w:hAnsi="Times New Roman" w:cs="Times New Roman"/>
          <w:sz w:val="24"/>
          <w:szCs w:val="24"/>
        </w:rPr>
        <w:t>Torne</w:t>
      </w:r>
      <w:r w:rsidRPr="00C944C1">
        <w:rPr>
          <w:rFonts w:ascii="Times New Roman" w:hAnsi="Times New Roman" w:cs="Times New Roman"/>
          <w:sz w:val="24"/>
          <w:szCs w:val="24"/>
        </w:rPr>
        <w:t xml:space="preserve"> and Lake </w:t>
      </w:r>
      <w:proofErr w:type="spellStart"/>
      <w:r w:rsidRPr="00C944C1">
        <w:rPr>
          <w:rFonts w:ascii="Times New Roman" w:hAnsi="Times New Roman" w:cs="Times New Roman"/>
          <w:sz w:val="24"/>
          <w:szCs w:val="24"/>
        </w:rPr>
        <w:t>Suwa</w:t>
      </w:r>
      <w:proofErr w:type="spellEnd"/>
      <w:r w:rsidRPr="00C944C1">
        <w:rPr>
          <w:rFonts w:ascii="Times New Roman" w:hAnsi="Times New Roman" w:cs="Times New Roman"/>
          <w:sz w:val="24"/>
          <w:szCs w:val="24"/>
        </w:rPr>
        <w:t>, the biggest decrease in AIC between models of consecutive complexity was the comparison in AIC for the 2</w:t>
      </w:r>
      <w:r w:rsidRPr="00C944C1">
        <w:rPr>
          <w:rFonts w:ascii="Times New Roman" w:hAnsi="Times New Roman" w:cs="Times New Roman"/>
          <w:sz w:val="24"/>
          <w:szCs w:val="24"/>
          <w:vertAlign w:val="superscript"/>
        </w:rPr>
        <w:t>nd</w:t>
      </w:r>
      <w:r w:rsidRPr="00C944C1">
        <w:rPr>
          <w:rFonts w:ascii="Times New Roman" w:hAnsi="Times New Roman" w:cs="Times New Roman"/>
          <w:sz w:val="24"/>
          <w:szCs w:val="24"/>
        </w:rPr>
        <w:t xml:space="preserve"> order polynomial and the one breakpoint model (</w:t>
      </w:r>
      <w:r w:rsidRPr="00C944C1">
        <w:rPr>
          <w:rFonts w:ascii="Times New Roman" w:hAnsi="Times New Roman" w:cs="Times New Roman"/>
          <w:sz w:val="24"/>
          <w:szCs w:val="24"/>
          <w:lang w:val="el-GR"/>
        </w:rPr>
        <w:t>Δ</w:t>
      </w:r>
      <w:r w:rsidRPr="00C944C1">
        <w:rPr>
          <w:rFonts w:ascii="Times New Roman" w:hAnsi="Times New Roman" w:cs="Times New Roman"/>
          <w:sz w:val="24"/>
          <w:szCs w:val="24"/>
        </w:rPr>
        <w:t xml:space="preserve">AIC for </w:t>
      </w:r>
      <w:r w:rsidR="004D288B">
        <w:rPr>
          <w:rFonts w:ascii="Times New Roman" w:hAnsi="Times New Roman" w:cs="Times New Roman"/>
          <w:sz w:val="24"/>
          <w:szCs w:val="24"/>
        </w:rPr>
        <w:t>Torne</w:t>
      </w:r>
      <w:r w:rsidRPr="00C944C1">
        <w:rPr>
          <w:rFonts w:ascii="Times New Roman" w:hAnsi="Times New Roman" w:cs="Times New Roman"/>
          <w:sz w:val="24"/>
          <w:szCs w:val="24"/>
        </w:rPr>
        <w:t xml:space="preserve"> and </w:t>
      </w:r>
      <w:proofErr w:type="spellStart"/>
      <w:r w:rsidRPr="00C944C1">
        <w:rPr>
          <w:rFonts w:ascii="Times New Roman" w:hAnsi="Times New Roman" w:cs="Times New Roman"/>
          <w:sz w:val="24"/>
          <w:szCs w:val="24"/>
        </w:rPr>
        <w:t>Suwa</w:t>
      </w:r>
      <w:proofErr w:type="spellEnd"/>
      <w:r w:rsidRPr="00C944C1">
        <w:rPr>
          <w:rFonts w:ascii="Times New Roman" w:hAnsi="Times New Roman" w:cs="Times New Roman"/>
          <w:sz w:val="24"/>
          <w:szCs w:val="24"/>
        </w:rPr>
        <w:t xml:space="preserve"> was -1.8 and -2.2, respectively; Figure S1 for </w:t>
      </w:r>
      <w:r w:rsidR="004D288B">
        <w:rPr>
          <w:rFonts w:ascii="Times New Roman" w:hAnsi="Times New Roman" w:cs="Times New Roman"/>
          <w:sz w:val="24"/>
          <w:szCs w:val="24"/>
        </w:rPr>
        <w:t>Torne</w:t>
      </w:r>
      <w:r w:rsidRPr="00C944C1">
        <w:rPr>
          <w:rFonts w:ascii="Times New Roman" w:hAnsi="Times New Roman" w:cs="Times New Roman"/>
          <w:sz w:val="24"/>
          <w:szCs w:val="24"/>
        </w:rPr>
        <w:t>). Although modest, these changes in AIC suggest that a model with a single breakpoint was a reasonable descriptor of the trend in ice date in both systems.</w:t>
      </w:r>
    </w:p>
    <w:p w14:paraId="0ED5A3D8" w14:textId="3805B84C" w:rsidR="001B0210" w:rsidRDefault="001B0210" w:rsidP="001B0210">
      <w:pPr>
        <w:spacing w:line="480" w:lineRule="auto"/>
        <w:ind w:left="0" w:firstLine="0"/>
        <w:rPr>
          <w:rFonts w:ascii="Times New Roman" w:hAnsi="Times New Roman" w:cs="Times New Roman"/>
          <w:b/>
          <w:i/>
          <w:sz w:val="24"/>
          <w:szCs w:val="24"/>
        </w:rPr>
      </w:pPr>
      <w:r>
        <w:rPr>
          <w:rFonts w:ascii="Times New Roman" w:hAnsi="Times New Roman" w:cs="Times New Roman"/>
          <w:b/>
          <w:i/>
          <w:sz w:val="24"/>
          <w:szCs w:val="24"/>
        </w:rPr>
        <w:t>B.  Has variability changed over the time series?</w:t>
      </w:r>
    </w:p>
    <w:p w14:paraId="6CF282DC" w14:textId="6E92FDBA" w:rsidR="001B0210" w:rsidRPr="001B0210" w:rsidRDefault="001B0210" w:rsidP="001B0210">
      <w:pPr>
        <w:spacing w:line="480" w:lineRule="auto"/>
        <w:ind w:left="0" w:firstLine="720"/>
        <w:rPr>
          <w:rFonts w:ascii="Times New Roman" w:hAnsi="Times New Roman" w:cs="Times New Roman"/>
          <w:b/>
          <w:i/>
          <w:sz w:val="24"/>
          <w:szCs w:val="24"/>
        </w:rPr>
      </w:pPr>
      <w:r>
        <w:rPr>
          <w:rFonts w:ascii="Times New Roman" w:hAnsi="Times New Roman"/>
          <w:iCs/>
          <w:sz w:val="24"/>
          <w:szCs w:val="24"/>
        </w:rPr>
        <w:t xml:space="preserve">For gross climate variability, we analyzed the ice dates using two metrics that are easily interpreted and compared to previously published work. One, the standard deviation of all values </w:t>
      </w:r>
      <w:r>
        <w:rPr>
          <w:rFonts w:ascii="Times New Roman" w:hAnsi="Times New Roman"/>
          <w:iCs/>
          <w:sz w:val="24"/>
          <w:szCs w:val="24"/>
        </w:rPr>
        <w:lastRenderedPageBreak/>
        <w:t xml:space="preserve">applied to the data within the 30-year window. And two, the average of the first difference of the ice dates, which is less prone to changes in the mean and the influence of high- and low-frequency variability (Karl et al. 1995). The ice date values were not normalized across the two lakes, so the variability is presented in </w:t>
      </w:r>
      <w:proofErr w:type="gramStart"/>
      <w:r>
        <w:rPr>
          <w:rFonts w:ascii="Times New Roman" w:hAnsi="Times New Roman"/>
          <w:iCs/>
          <w:sz w:val="24"/>
          <w:szCs w:val="24"/>
        </w:rPr>
        <w:t>units</w:t>
      </w:r>
      <w:proofErr w:type="gramEnd"/>
      <w:r>
        <w:rPr>
          <w:rFonts w:ascii="Times New Roman" w:hAnsi="Times New Roman"/>
          <w:iCs/>
          <w:sz w:val="24"/>
          <w:szCs w:val="24"/>
        </w:rPr>
        <w:t xml:space="preserve"> </w:t>
      </w:r>
      <w:r w:rsidRPr="00214D36">
        <w:rPr>
          <w:rFonts w:ascii="Times New Roman" w:hAnsi="Times New Roman"/>
          <w:i/>
          <w:iCs/>
          <w:sz w:val="24"/>
          <w:szCs w:val="24"/>
        </w:rPr>
        <w:t>days</w:t>
      </w:r>
      <w:r>
        <w:rPr>
          <w:rFonts w:ascii="Times New Roman" w:hAnsi="Times New Roman"/>
          <w:iCs/>
          <w:sz w:val="24"/>
          <w:szCs w:val="24"/>
        </w:rPr>
        <w:t xml:space="preserve"> and differs between the two lakes.</w:t>
      </w:r>
    </w:p>
    <w:p w14:paraId="09B7B898" w14:textId="5D8D3FCE" w:rsidR="00EC1ED8" w:rsidRPr="008E2BB4" w:rsidRDefault="001B0210" w:rsidP="008E2BB4">
      <w:pPr>
        <w:spacing w:line="480" w:lineRule="auto"/>
        <w:ind w:left="0" w:firstLine="0"/>
        <w:rPr>
          <w:rFonts w:ascii="Times New Roman" w:hAnsi="Times New Roman" w:cs="Times New Roman"/>
          <w:b/>
          <w:sz w:val="24"/>
          <w:szCs w:val="24"/>
        </w:rPr>
      </w:pPr>
      <w:r>
        <w:rPr>
          <w:rFonts w:ascii="Times New Roman" w:hAnsi="Times New Roman"/>
          <w:b/>
          <w:i/>
          <w:iCs/>
          <w:sz w:val="24"/>
          <w:szCs w:val="24"/>
        </w:rPr>
        <w:t>C</w:t>
      </w:r>
      <w:r w:rsidR="00C944C1" w:rsidRPr="008E2BB4">
        <w:rPr>
          <w:rFonts w:ascii="Times New Roman" w:hAnsi="Times New Roman"/>
          <w:b/>
          <w:i/>
          <w:iCs/>
          <w:sz w:val="24"/>
          <w:szCs w:val="24"/>
        </w:rPr>
        <w:t xml:space="preserve">. </w:t>
      </w:r>
      <w:r w:rsidR="00EC1ED8" w:rsidRPr="008E2BB4">
        <w:rPr>
          <w:rFonts w:ascii="Times New Roman" w:hAnsi="Times New Roman"/>
          <w:b/>
          <w:i/>
          <w:iCs/>
          <w:sz w:val="24"/>
          <w:szCs w:val="24"/>
        </w:rPr>
        <w:t xml:space="preserve">Have the same oscillatory dynamics persisted </w:t>
      </w:r>
      <w:r w:rsidR="008E2BB4">
        <w:rPr>
          <w:rFonts w:ascii="Times New Roman" w:hAnsi="Times New Roman"/>
          <w:b/>
          <w:i/>
          <w:iCs/>
          <w:sz w:val="24"/>
          <w:szCs w:val="24"/>
        </w:rPr>
        <w:t>over</w:t>
      </w:r>
      <w:r w:rsidR="00EC1ED8" w:rsidRPr="008E2BB4">
        <w:rPr>
          <w:rFonts w:ascii="Times New Roman" w:hAnsi="Times New Roman"/>
          <w:b/>
          <w:i/>
          <w:iCs/>
          <w:sz w:val="24"/>
          <w:szCs w:val="24"/>
        </w:rPr>
        <w:t xml:space="preserve"> the time series?</w:t>
      </w:r>
    </w:p>
    <w:p w14:paraId="48F85B4B" w14:textId="04052830" w:rsidR="00EC1ED8" w:rsidRPr="00E02046" w:rsidRDefault="00E02046" w:rsidP="00E02046">
      <w:pPr>
        <w:spacing w:line="480" w:lineRule="auto"/>
        <w:ind w:left="0" w:firstLine="720"/>
        <w:rPr>
          <w:rFonts w:ascii="Times New Roman" w:hAnsi="Times New Roman"/>
          <w:iCs/>
          <w:sz w:val="24"/>
          <w:szCs w:val="24"/>
        </w:rPr>
      </w:pPr>
      <w:r w:rsidRPr="00214D36">
        <w:rPr>
          <w:rFonts w:ascii="Times New Roman" w:hAnsi="Times New Roman"/>
          <w:iCs/>
          <w:sz w:val="24"/>
          <w:szCs w:val="24"/>
        </w:rPr>
        <w:t xml:space="preserve">To examine </w:t>
      </w:r>
      <w:r>
        <w:rPr>
          <w:rFonts w:ascii="Times New Roman" w:hAnsi="Times New Roman"/>
          <w:iCs/>
          <w:sz w:val="24"/>
          <w:szCs w:val="24"/>
        </w:rPr>
        <w:t xml:space="preserve">the oscillatory dynamics in the ice data through time, we applied a continuous wavelet transform to the ice dates for both lakes. This allowed for the decomposition of the signal into its individual frequency components while still examining how they change through time (as opposed to Fourier Transform). The </w:t>
      </w:r>
      <w:proofErr w:type="spellStart"/>
      <w:r>
        <w:rPr>
          <w:rFonts w:ascii="Times New Roman" w:hAnsi="Times New Roman"/>
          <w:iCs/>
          <w:sz w:val="24"/>
          <w:szCs w:val="24"/>
        </w:rPr>
        <w:t>Morlet</w:t>
      </w:r>
      <w:proofErr w:type="spellEnd"/>
      <w:r>
        <w:rPr>
          <w:rFonts w:ascii="Times New Roman" w:hAnsi="Times New Roman"/>
          <w:iCs/>
          <w:sz w:val="24"/>
          <w:szCs w:val="24"/>
        </w:rPr>
        <w:t xml:space="preserve"> basis function was chosen for its frequency identifying characteristics. For the continu</w:t>
      </w:r>
      <w:r w:rsidR="008E2BB4">
        <w:rPr>
          <w:rFonts w:ascii="Times New Roman" w:hAnsi="Times New Roman"/>
          <w:iCs/>
          <w:sz w:val="24"/>
          <w:szCs w:val="24"/>
        </w:rPr>
        <w:t>ous wavelet transform (Figure 2C-D</w:t>
      </w:r>
      <w:r>
        <w:rPr>
          <w:rFonts w:ascii="Times New Roman" w:hAnsi="Times New Roman"/>
          <w:iCs/>
          <w:sz w:val="24"/>
          <w:szCs w:val="24"/>
        </w:rPr>
        <w:t>), significant periods were identified using a chi-squared test with 95% confidence intervals and assuming a red noise mean background spectrum. For the glob</w:t>
      </w:r>
      <w:r w:rsidR="008E2BB4">
        <w:rPr>
          <w:rFonts w:ascii="Times New Roman" w:hAnsi="Times New Roman"/>
          <w:iCs/>
          <w:sz w:val="24"/>
          <w:szCs w:val="24"/>
        </w:rPr>
        <w:t>al wavelet transform (Figure 2 E-F</w:t>
      </w:r>
      <w:r>
        <w:rPr>
          <w:rFonts w:ascii="Times New Roman" w:hAnsi="Times New Roman"/>
          <w:iCs/>
          <w:sz w:val="24"/>
          <w:szCs w:val="24"/>
        </w:rPr>
        <w:t xml:space="preserve">), a 95% significance was also calculated using a red noise background spectrum, but time-averaged across all times outside of the cone of influence to give an overall significance level. For detail on the methods used in the continuous and global wavelet analysis, see </w:t>
      </w:r>
      <w:proofErr w:type="spellStart"/>
      <w:r w:rsidRPr="001B0210">
        <w:rPr>
          <w:rFonts w:ascii="Times New Roman" w:hAnsi="Times New Roman"/>
          <w:iCs/>
          <w:sz w:val="24"/>
          <w:szCs w:val="24"/>
        </w:rPr>
        <w:t>Torrence</w:t>
      </w:r>
      <w:proofErr w:type="spellEnd"/>
      <w:r w:rsidRPr="001B0210">
        <w:rPr>
          <w:rFonts w:ascii="Times New Roman" w:hAnsi="Times New Roman"/>
          <w:iCs/>
          <w:sz w:val="24"/>
          <w:szCs w:val="24"/>
        </w:rPr>
        <w:t xml:space="preserve"> and Compo </w:t>
      </w:r>
      <w:r w:rsidR="001B0210">
        <w:rPr>
          <w:rFonts w:ascii="Times New Roman" w:hAnsi="Times New Roman"/>
          <w:iCs/>
          <w:sz w:val="24"/>
          <w:szCs w:val="24"/>
        </w:rPr>
        <w:t>(1998)</w:t>
      </w:r>
      <w:r w:rsidRPr="001B0210">
        <w:rPr>
          <w:rFonts w:ascii="Times New Roman" w:hAnsi="Times New Roman"/>
          <w:iCs/>
          <w:sz w:val="24"/>
          <w:szCs w:val="24"/>
        </w:rPr>
        <w:t>.</w:t>
      </w:r>
      <w:r w:rsidR="001B0210">
        <w:rPr>
          <w:rFonts w:ascii="Times New Roman" w:hAnsi="Times New Roman"/>
          <w:iCs/>
          <w:sz w:val="24"/>
          <w:szCs w:val="24"/>
        </w:rPr>
        <w:t xml:space="preserve"> </w:t>
      </w:r>
    </w:p>
    <w:p w14:paraId="7AD321D0" w14:textId="2C0EC95D" w:rsidR="00EC1ED8" w:rsidRPr="001B0210" w:rsidRDefault="00C944C1" w:rsidP="006F651F">
      <w:pPr>
        <w:spacing w:line="480" w:lineRule="auto"/>
        <w:ind w:left="0" w:firstLine="0"/>
        <w:rPr>
          <w:rFonts w:ascii="Times New Roman" w:hAnsi="Times New Roman"/>
          <w:b/>
          <w:i/>
          <w:iCs/>
          <w:sz w:val="24"/>
          <w:szCs w:val="24"/>
        </w:rPr>
      </w:pPr>
      <w:r w:rsidRPr="001B0210">
        <w:rPr>
          <w:rFonts w:ascii="Times New Roman" w:hAnsi="Times New Roman"/>
          <w:b/>
          <w:i/>
          <w:iCs/>
          <w:sz w:val="24"/>
          <w:szCs w:val="24"/>
        </w:rPr>
        <w:t xml:space="preserve">D. </w:t>
      </w:r>
      <w:r w:rsidR="00EC1ED8" w:rsidRPr="001B0210">
        <w:rPr>
          <w:rFonts w:ascii="Times New Roman" w:hAnsi="Times New Roman"/>
          <w:b/>
          <w:i/>
          <w:iCs/>
          <w:sz w:val="24"/>
          <w:szCs w:val="24"/>
        </w:rPr>
        <w:t xml:space="preserve">How have drivers changed over time?  </w:t>
      </w:r>
    </w:p>
    <w:p w14:paraId="2412F910" w14:textId="09C1A2C0" w:rsidR="004B5DFF" w:rsidRPr="004B5DFF" w:rsidRDefault="001B0210" w:rsidP="002F4E01">
      <w:pPr>
        <w:spacing w:line="480" w:lineRule="auto"/>
        <w:ind w:left="0" w:firstLine="720"/>
        <w:rPr>
          <w:rFonts w:ascii="Times New Roman" w:hAnsi="Times New Roman" w:cs="Times New Roman"/>
          <w:sz w:val="24"/>
          <w:szCs w:val="24"/>
        </w:rPr>
      </w:pPr>
      <w:r>
        <w:rPr>
          <w:rFonts w:ascii="Times New Roman" w:hAnsi="Times New Roman" w:cs="Times New Roman"/>
          <w:sz w:val="24"/>
          <w:szCs w:val="24"/>
        </w:rPr>
        <w:t>W</w:t>
      </w:r>
      <w:r w:rsidR="004B5DFF" w:rsidRPr="004B5DFF">
        <w:rPr>
          <w:rFonts w:ascii="Times New Roman" w:hAnsi="Times New Roman" w:cs="Times New Roman"/>
          <w:sz w:val="24"/>
          <w:szCs w:val="24"/>
        </w:rPr>
        <w:t>e explored linear relationships between ice date and the following climate drivers (unless otherwise specified, drivers apply to both systems): air temperature (</w:t>
      </w:r>
      <w:proofErr w:type="spellStart"/>
      <w:r w:rsidR="004B5DFF" w:rsidRPr="004B5DFF">
        <w:rPr>
          <w:rFonts w:ascii="Times New Roman" w:hAnsi="Times New Roman" w:cs="Times New Roman"/>
          <w:sz w:val="24"/>
          <w:szCs w:val="24"/>
        </w:rPr>
        <w:t>AirT</w:t>
      </w:r>
      <w:proofErr w:type="spellEnd"/>
      <w:r w:rsidR="004B5DFF" w:rsidRPr="004B5DFF">
        <w:rPr>
          <w:rFonts w:ascii="Times New Roman" w:hAnsi="Times New Roman" w:cs="Times New Roman"/>
          <w:sz w:val="24"/>
          <w:szCs w:val="24"/>
        </w:rPr>
        <w:t>), aerosol optic depth (AOD), atmospheric CO</w:t>
      </w:r>
      <w:r w:rsidR="004B5DFF" w:rsidRPr="004B5DFF">
        <w:rPr>
          <w:rFonts w:ascii="Times New Roman" w:hAnsi="Times New Roman" w:cs="Times New Roman"/>
          <w:sz w:val="24"/>
          <w:szCs w:val="24"/>
          <w:vertAlign w:val="subscript"/>
        </w:rPr>
        <w:t>2</w:t>
      </w:r>
      <w:r w:rsidR="004B5DFF" w:rsidRPr="004B5DFF">
        <w:rPr>
          <w:rFonts w:ascii="Times New Roman" w:hAnsi="Times New Roman" w:cs="Times New Roman"/>
          <w:sz w:val="24"/>
          <w:szCs w:val="24"/>
        </w:rPr>
        <w:t xml:space="preserve">, El Niño Southern Oscillation index (ENSO, </w:t>
      </w:r>
      <w:proofErr w:type="spellStart"/>
      <w:r w:rsidR="004B5DFF" w:rsidRPr="004B5DFF">
        <w:rPr>
          <w:rFonts w:ascii="Times New Roman" w:hAnsi="Times New Roman" w:cs="Times New Roman"/>
          <w:sz w:val="24"/>
          <w:szCs w:val="24"/>
        </w:rPr>
        <w:t>Suwa</w:t>
      </w:r>
      <w:proofErr w:type="spellEnd"/>
      <w:r w:rsidR="004B5DFF" w:rsidRPr="004B5DFF">
        <w:rPr>
          <w:rFonts w:ascii="Times New Roman" w:hAnsi="Times New Roman" w:cs="Times New Roman"/>
          <w:sz w:val="24"/>
          <w:szCs w:val="24"/>
        </w:rPr>
        <w:t xml:space="preserve"> only), North Atlantic Oscillation index (NAO, </w:t>
      </w:r>
      <w:r w:rsidR="004D288B">
        <w:rPr>
          <w:rFonts w:ascii="Times New Roman" w:hAnsi="Times New Roman" w:cs="Times New Roman"/>
          <w:sz w:val="24"/>
          <w:szCs w:val="24"/>
        </w:rPr>
        <w:t>Torne</w:t>
      </w:r>
      <w:r w:rsidR="004B5DFF" w:rsidRPr="004B5DFF">
        <w:rPr>
          <w:rFonts w:ascii="Times New Roman" w:hAnsi="Times New Roman" w:cs="Times New Roman"/>
          <w:sz w:val="24"/>
          <w:szCs w:val="24"/>
        </w:rPr>
        <w:t xml:space="preserve"> only),</w:t>
      </w:r>
      <w:r>
        <w:rPr>
          <w:rFonts w:ascii="Times New Roman" w:hAnsi="Times New Roman" w:cs="Times New Roman"/>
          <w:sz w:val="24"/>
          <w:szCs w:val="24"/>
        </w:rPr>
        <w:t xml:space="preserve"> and</w:t>
      </w:r>
      <w:r w:rsidR="004B5DFF" w:rsidRPr="004B5DFF">
        <w:rPr>
          <w:rFonts w:ascii="Times New Roman" w:hAnsi="Times New Roman" w:cs="Times New Roman"/>
          <w:sz w:val="24"/>
          <w:szCs w:val="24"/>
        </w:rPr>
        <w:t xml:space="preserve"> Sunspots (</w:t>
      </w:r>
      <w:r w:rsidR="004D288B">
        <w:rPr>
          <w:rFonts w:ascii="Times New Roman" w:hAnsi="Times New Roman" w:cs="Times New Roman"/>
          <w:sz w:val="24"/>
          <w:szCs w:val="24"/>
        </w:rPr>
        <w:t>Torne</w:t>
      </w:r>
      <w:r>
        <w:rPr>
          <w:rFonts w:ascii="Times New Roman" w:hAnsi="Times New Roman" w:cs="Times New Roman"/>
          <w:sz w:val="24"/>
          <w:szCs w:val="24"/>
        </w:rPr>
        <w:t xml:space="preserve"> only)</w:t>
      </w:r>
      <w:r w:rsidR="004B5DFF" w:rsidRPr="004B5DFF">
        <w:rPr>
          <w:rFonts w:ascii="Times New Roman" w:hAnsi="Times New Roman" w:cs="Times New Roman"/>
          <w:sz w:val="24"/>
          <w:szCs w:val="24"/>
        </w:rPr>
        <w:t>. In each system, the relationships between ice date and each of the climate drivers were explored using data before an</w:t>
      </w:r>
      <w:r>
        <w:rPr>
          <w:rFonts w:ascii="Times New Roman" w:hAnsi="Times New Roman" w:cs="Times New Roman"/>
          <w:sz w:val="24"/>
          <w:szCs w:val="24"/>
        </w:rPr>
        <w:t xml:space="preserve">d after the breakpoint. In </w:t>
      </w:r>
      <w:proofErr w:type="spellStart"/>
      <w:r w:rsidR="004B5DFF" w:rsidRPr="004B5DFF">
        <w:rPr>
          <w:rFonts w:ascii="Times New Roman" w:hAnsi="Times New Roman" w:cs="Times New Roman"/>
          <w:sz w:val="24"/>
          <w:szCs w:val="24"/>
        </w:rPr>
        <w:t>Suwa</w:t>
      </w:r>
      <w:proofErr w:type="spellEnd"/>
      <w:r w:rsidR="004B5DFF" w:rsidRPr="004B5DFF">
        <w:rPr>
          <w:rFonts w:ascii="Times New Roman" w:hAnsi="Times New Roman" w:cs="Times New Roman"/>
          <w:sz w:val="24"/>
          <w:szCs w:val="24"/>
        </w:rPr>
        <w:t xml:space="preserve">, the duration of the period on both sides of the breakpoint was </w:t>
      </w:r>
      <w:r w:rsidR="004B5DFF" w:rsidRPr="004B5DFF">
        <w:rPr>
          <w:rFonts w:ascii="Times New Roman" w:hAnsi="Times New Roman" w:cs="Times New Roman"/>
          <w:sz w:val="24"/>
          <w:szCs w:val="24"/>
        </w:rPr>
        <w:lastRenderedPageBreak/>
        <w:t>101 years (1581–1681 and 1897–1997), and the time periods were chosen to maximize duration on either side of the breakpoint while minimizing the inclusi</w:t>
      </w:r>
      <w:r>
        <w:rPr>
          <w:rFonts w:ascii="Times New Roman" w:hAnsi="Times New Roman" w:cs="Times New Roman"/>
          <w:sz w:val="24"/>
          <w:szCs w:val="24"/>
        </w:rPr>
        <w:t>on of years for which ice data we</w:t>
      </w:r>
      <w:r w:rsidR="004B5DFF" w:rsidRPr="004B5DFF">
        <w:rPr>
          <w:rFonts w:ascii="Times New Roman" w:hAnsi="Times New Roman" w:cs="Times New Roman"/>
          <w:sz w:val="24"/>
          <w:szCs w:val="24"/>
        </w:rPr>
        <w:t xml:space="preserve">re missing. In </w:t>
      </w:r>
      <w:r w:rsidR="004D288B">
        <w:rPr>
          <w:rFonts w:ascii="Times New Roman" w:hAnsi="Times New Roman" w:cs="Times New Roman"/>
          <w:sz w:val="24"/>
          <w:szCs w:val="24"/>
        </w:rPr>
        <w:t>Torne</w:t>
      </w:r>
      <w:r w:rsidR="004B5DFF" w:rsidRPr="004B5DFF">
        <w:rPr>
          <w:rFonts w:ascii="Times New Roman" w:hAnsi="Times New Roman" w:cs="Times New Roman"/>
          <w:sz w:val="24"/>
          <w:szCs w:val="24"/>
        </w:rPr>
        <w:t xml:space="preserve">, we used the full time series on either side, giving 174 years in the first portion (1693 – 1866) and 146 years in the second portion (1867 – 2013). For </w:t>
      </w:r>
      <w:r w:rsidR="004D288B">
        <w:rPr>
          <w:rFonts w:ascii="Times New Roman" w:hAnsi="Times New Roman" w:cs="Times New Roman"/>
          <w:sz w:val="24"/>
          <w:szCs w:val="24"/>
        </w:rPr>
        <w:t>Torne</w:t>
      </w:r>
      <w:r w:rsidR="004B5DFF" w:rsidRPr="004B5DFF">
        <w:rPr>
          <w:rFonts w:ascii="Times New Roman" w:hAnsi="Times New Roman" w:cs="Times New Roman"/>
          <w:sz w:val="24"/>
          <w:szCs w:val="24"/>
        </w:rPr>
        <w:t xml:space="preserve">, air temperature data were not available prior to 1803, thus the early time period for analyses involving </w:t>
      </w:r>
      <w:r w:rsidR="004D288B">
        <w:rPr>
          <w:rFonts w:ascii="Times New Roman" w:hAnsi="Times New Roman" w:cs="Times New Roman"/>
          <w:sz w:val="24"/>
          <w:szCs w:val="24"/>
        </w:rPr>
        <w:t>Torne</w:t>
      </w:r>
      <w:r w:rsidR="004B5DFF" w:rsidRPr="004B5DFF">
        <w:rPr>
          <w:rFonts w:ascii="Times New Roman" w:hAnsi="Times New Roman" w:cs="Times New Roman"/>
          <w:sz w:val="24"/>
          <w:szCs w:val="24"/>
        </w:rPr>
        <w:t xml:space="preserve"> </w:t>
      </w:r>
      <w:proofErr w:type="spellStart"/>
      <w:r w:rsidR="004B5DFF" w:rsidRPr="004B5DFF">
        <w:rPr>
          <w:rFonts w:ascii="Times New Roman" w:hAnsi="Times New Roman" w:cs="Times New Roman"/>
          <w:sz w:val="24"/>
          <w:szCs w:val="24"/>
        </w:rPr>
        <w:t>AirT</w:t>
      </w:r>
      <w:proofErr w:type="spellEnd"/>
      <w:r w:rsidR="004B5DFF" w:rsidRPr="004B5DFF">
        <w:rPr>
          <w:rFonts w:ascii="Times New Roman" w:hAnsi="Times New Roman" w:cs="Times New Roman"/>
          <w:sz w:val="24"/>
          <w:szCs w:val="24"/>
        </w:rPr>
        <w:t xml:space="preserve"> was only 64 years (1803 – 1866).</w:t>
      </w:r>
    </w:p>
    <w:p w14:paraId="06E99AE1" w14:textId="77777777" w:rsidR="004B5DFF" w:rsidRPr="004B5DFF" w:rsidRDefault="004B5DFF" w:rsidP="002F4E01">
      <w:pPr>
        <w:spacing w:line="480" w:lineRule="auto"/>
        <w:ind w:left="0" w:firstLine="720"/>
        <w:rPr>
          <w:rFonts w:ascii="Times New Roman" w:hAnsi="Times New Roman" w:cs="Times New Roman"/>
          <w:sz w:val="24"/>
          <w:szCs w:val="24"/>
        </w:rPr>
      </w:pPr>
      <w:r w:rsidRPr="004B5DFF">
        <w:rPr>
          <w:rFonts w:ascii="Times New Roman" w:hAnsi="Times New Roman" w:cs="Times New Roman"/>
          <w:sz w:val="24"/>
          <w:szCs w:val="24"/>
        </w:rPr>
        <w:t>For each ice date – driver pair in each system, we performed separate linear regressions for the period before and the period after the breakpoint (periods as described above). This procedure resulted in twenty-two separate regressions, and each before-after pair of regressions is equivalent to fitting a single model of the form</w:t>
      </w:r>
    </w:p>
    <w:p w14:paraId="4AE768D4" w14:textId="5AB60C96" w:rsidR="004B5DFF" w:rsidRPr="004B5DFF" w:rsidRDefault="004B5DFF" w:rsidP="00E505B5">
      <w:pPr>
        <w:tabs>
          <w:tab w:val="left" w:pos="9360"/>
        </w:tabs>
        <w:spacing w:line="480" w:lineRule="auto"/>
        <w:ind w:left="0" w:firstLine="0"/>
        <w:rPr>
          <w:rFonts w:ascii="Times New Roman" w:hAnsi="Times New Roman" w:cs="Times New Roman"/>
          <w:sz w:val="24"/>
          <w:szCs w:val="24"/>
        </w:rPr>
      </w:pPr>
      <w:proofErr w:type="gramStart"/>
      <w:r w:rsidRPr="004B5DFF">
        <w:rPr>
          <w:rFonts w:ascii="Times New Roman" w:hAnsi="Times New Roman" w:cs="Times New Roman"/>
          <w:sz w:val="24"/>
          <w:szCs w:val="24"/>
        </w:rPr>
        <w:t>y</w:t>
      </w:r>
      <w:proofErr w:type="gramEnd"/>
      <w:r w:rsidRPr="004B5DFF">
        <w:rPr>
          <w:rFonts w:ascii="Times New Roman" w:hAnsi="Times New Roman" w:cs="Times New Roman"/>
          <w:sz w:val="24"/>
          <w:szCs w:val="24"/>
        </w:rPr>
        <w:t xml:space="preserve"> =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0</w:t>
      </w:r>
      <w:r w:rsidRPr="004B5DFF">
        <w:rPr>
          <w:rFonts w:ascii="Times New Roman" w:hAnsi="Times New Roman" w:cs="Times New Roman"/>
          <w:sz w:val="24"/>
          <w:szCs w:val="24"/>
          <w:lang w:val="el-GR"/>
        </w:rPr>
        <w:t xml:space="preserve"> + β</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*x</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 xml:space="preserve"> +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*x</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xml:space="preserve"> +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lang w:val="el-GR"/>
        </w:rPr>
        <w:t>3</w:t>
      </w:r>
      <w:r w:rsidRPr="004B5DFF">
        <w:rPr>
          <w:rFonts w:ascii="Times New Roman" w:hAnsi="Times New Roman" w:cs="Times New Roman"/>
          <w:sz w:val="24"/>
          <w:szCs w:val="24"/>
          <w:lang w:val="el-GR"/>
        </w:rPr>
        <w:t>*</w:t>
      </w:r>
      <w:r w:rsidRPr="004B5DFF">
        <w:rPr>
          <w:rFonts w:ascii="Times New Roman" w:hAnsi="Times New Roman" w:cs="Times New Roman"/>
          <w:sz w:val="24"/>
          <w:szCs w:val="24"/>
        </w:rPr>
        <w:t>x</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*x</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xml:space="preserve"> + </w:t>
      </w:r>
      <w:r w:rsidRPr="004B5DFF">
        <w:rPr>
          <w:rFonts w:ascii="Times New Roman" w:hAnsi="Times New Roman" w:cs="Times New Roman"/>
          <w:sz w:val="24"/>
          <w:szCs w:val="24"/>
          <w:lang w:val="el-GR"/>
        </w:rPr>
        <w:t>ε</w:t>
      </w:r>
      <w:r w:rsidRPr="004B5DFF">
        <w:rPr>
          <w:rFonts w:ascii="Times New Roman" w:hAnsi="Times New Roman" w:cs="Times New Roman"/>
          <w:sz w:val="24"/>
          <w:szCs w:val="24"/>
          <w:lang w:val="el-GR"/>
        </w:rPr>
        <w:tab/>
        <w:t>[4]</w:t>
      </w:r>
    </w:p>
    <w:p w14:paraId="2AAD649C" w14:textId="6D3F5C41" w:rsidR="004B5DFF" w:rsidRPr="004B5DFF" w:rsidRDefault="004B5DFF" w:rsidP="004B5DFF">
      <w:pPr>
        <w:spacing w:line="480" w:lineRule="auto"/>
        <w:ind w:left="0" w:firstLine="0"/>
        <w:rPr>
          <w:rFonts w:ascii="Times New Roman" w:hAnsi="Times New Roman" w:cs="Times New Roman"/>
          <w:sz w:val="24"/>
          <w:szCs w:val="24"/>
        </w:rPr>
      </w:pPr>
      <w:proofErr w:type="gramStart"/>
      <w:r w:rsidRPr="004B5DFF">
        <w:rPr>
          <w:rFonts w:ascii="Times New Roman" w:hAnsi="Times New Roman" w:cs="Times New Roman"/>
          <w:sz w:val="24"/>
          <w:szCs w:val="24"/>
        </w:rPr>
        <w:t>where</w:t>
      </w:r>
      <w:proofErr w:type="gramEnd"/>
      <w:r w:rsidRPr="004B5DFF">
        <w:rPr>
          <w:rFonts w:ascii="Times New Roman" w:hAnsi="Times New Roman" w:cs="Times New Roman"/>
          <w:sz w:val="24"/>
          <w:szCs w:val="24"/>
        </w:rPr>
        <w:t xml:space="preserve"> y is ice date,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0</w:t>
      </w:r>
      <w:r w:rsidRPr="004B5DFF">
        <w:rPr>
          <w:rFonts w:ascii="Times New Roman" w:hAnsi="Times New Roman" w:cs="Times New Roman"/>
          <w:sz w:val="24"/>
          <w:szCs w:val="24"/>
        </w:rPr>
        <w:t xml:space="preserve"> is the intercept, x</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 xml:space="preserve"> is the driver variable and </w:t>
      </w:r>
      <w:r w:rsidRPr="004B5DFF">
        <w:rPr>
          <w:rFonts w:ascii="Times New Roman" w:hAnsi="Times New Roman" w:cs="Times New Roman"/>
          <w:sz w:val="24"/>
          <w:szCs w:val="24"/>
          <w:lang w:val="el-GR"/>
        </w:rPr>
        <w:t>β</w:t>
      </w:r>
      <w:r w:rsidRPr="004B5DFF">
        <w:rPr>
          <w:rFonts w:ascii="Times New Roman" w:hAnsi="Times New Roman" w:cs="Times New Roman"/>
          <w:sz w:val="24"/>
          <w:szCs w:val="24"/>
        </w:rPr>
        <w:t>1 its effect, x</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xml:space="preserve"> is a dummy variable that is 0 before the breakpoint and 1 after, ergo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xml:space="preserve"> is the post-breakpoint intercept, and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3</w:t>
      </w:r>
      <w:r w:rsidRPr="004B5DFF">
        <w:rPr>
          <w:rFonts w:ascii="Times New Roman" w:hAnsi="Times New Roman" w:cs="Times New Roman"/>
          <w:sz w:val="24"/>
          <w:szCs w:val="24"/>
        </w:rPr>
        <w:t xml:space="preserve"> is the change in the relationship between the driver and ice date after the breakpoint (i.e.,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3</w:t>
      </w:r>
      <w:r w:rsidRPr="004B5DFF">
        <w:rPr>
          <w:rFonts w:ascii="Times New Roman" w:hAnsi="Times New Roman" w:cs="Times New Roman"/>
          <w:sz w:val="24"/>
          <w:szCs w:val="24"/>
        </w:rPr>
        <w:t xml:space="preserve"> is the adjustment made to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 xml:space="preserve"> after the breakpoint). As described for the breakpoint analysis, for </w:t>
      </w:r>
      <w:r w:rsidR="004D288B">
        <w:rPr>
          <w:rFonts w:ascii="Times New Roman" w:hAnsi="Times New Roman" w:cs="Times New Roman"/>
          <w:sz w:val="24"/>
          <w:szCs w:val="24"/>
        </w:rPr>
        <w:t>Torne</w:t>
      </w:r>
      <w:r w:rsidRPr="004B5DFF">
        <w:rPr>
          <w:rFonts w:ascii="Times New Roman" w:hAnsi="Times New Roman" w:cs="Times New Roman"/>
          <w:sz w:val="24"/>
          <w:szCs w:val="24"/>
        </w:rPr>
        <w:t xml:space="preserve"> Eq. 4 was fit with ordinary least squares, and with the </w:t>
      </w:r>
      <w:proofErr w:type="spellStart"/>
      <w:r w:rsidRPr="004B5DFF">
        <w:rPr>
          <w:rFonts w:ascii="Times New Roman" w:hAnsi="Times New Roman" w:cs="Times New Roman"/>
          <w:sz w:val="24"/>
          <w:szCs w:val="24"/>
        </w:rPr>
        <w:t>Tobit</w:t>
      </w:r>
      <w:proofErr w:type="spellEnd"/>
      <w:r w:rsidRPr="004B5DFF">
        <w:rPr>
          <w:rFonts w:ascii="Times New Roman" w:hAnsi="Times New Roman" w:cs="Times New Roman"/>
          <w:sz w:val="24"/>
          <w:szCs w:val="24"/>
        </w:rPr>
        <w:t xml:space="preserve"> regress</w:t>
      </w:r>
      <w:r w:rsidR="001B0210">
        <w:rPr>
          <w:rFonts w:ascii="Times New Roman" w:hAnsi="Times New Roman" w:cs="Times New Roman"/>
          <w:sz w:val="24"/>
          <w:szCs w:val="24"/>
        </w:rPr>
        <w:t xml:space="preserve">ion for </w:t>
      </w:r>
      <w:proofErr w:type="spellStart"/>
      <w:r w:rsidRPr="004B5DFF">
        <w:rPr>
          <w:rFonts w:ascii="Times New Roman" w:hAnsi="Times New Roman" w:cs="Times New Roman"/>
          <w:sz w:val="24"/>
          <w:szCs w:val="24"/>
        </w:rPr>
        <w:t>Suwa</w:t>
      </w:r>
      <w:proofErr w:type="spellEnd"/>
      <w:r w:rsidRPr="004B5DFF">
        <w:rPr>
          <w:rFonts w:ascii="Times New Roman" w:hAnsi="Times New Roman" w:cs="Times New Roman"/>
          <w:sz w:val="24"/>
          <w:szCs w:val="24"/>
        </w:rPr>
        <w:t xml:space="preserve">. For each regression, we assumed there was a possibility that the residuals of the regression would be </w:t>
      </w:r>
      <w:proofErr w:type="spellStart"/>
      <w:r w:rsidRPr="004B5DFF">
        <w:rPr>
          <w:rFonts w:ascii="Times New Roman" w:hAnsi="Times New Roman" w:cs="Times New Roman"/>
          <w:sz w:val="24"/>
          <w:szCs w:val="24"/>
        </w:rPr>
        <w:t>autocorrelated</w:t>
      </w:r>
      <w:proofErr w:type="spellEnd"/>
      <w:r w:rsidRPr="004B5DFF">
        <w:rPr>
          <w:rFonts w:ascii="Times New Roman" w:hAnsi="Times New Roman" w:cs="Times New Roman"/>
          <w:sz w:val="24"/>
          <w:szCs w:val="24"/>
        </w:rPr>
        <w:t xml:space="preserve">; to estimate coefficient standard errors in the presence of autocorrelation, we used a bootstrapping procedure where the randomized residuals retained the autocorrelation structure of the regression residuals. </w:t>
      </w:r>
    </w:p>
    <w:p w14:paraId="58F9751C" w14:textId="77777777" w:rsidR="004B5DFF" w:rsidRPr="004B5DFF" w:rsidRDefault="004B5DFF" w:rsidP="002F4E01">
      <w:pPr>
        <w:spacing w:line="480" w:lineRule="auto"/>
        <w:ind w:left="0" w:firstLine="720"/>
        <w:rPr>
          <w:rFonts w:ascii="Times New Roman" w:hAnsi="Times New Roman" w:cs="Times New Roman"/>
          <w:sz w:val="24"/>
          <w:szCs w:val="24"/>
        </w:rPr>
      </w:pPr>
      <w:r w:rsidRPr="004B5DFF">
        <w:rPr>
          <w:rFonts w:ascii="Times New Roman" w:hAnsi="Times New Roman" w:cs="Times New Roman"/>
          <w:sz w:val="24"/>
          <w:szCs w:val="24"/>
        </w:rPr>
        <w:t>To characterize the autocorrelation structure of the residuals in Eq. 4, we fit an autoregressive moving average (</w:t>
      </w:r>
      <w:proofErr w:type="gramStart"/>
      <w:r w:rsidRPr="004B5DFF">
        <w:rPr>
          <w:rFonts w:ascii="Times New Roman" w:hAnsi="Times New Roman" w:cs="Times New Roman"/>
          <w:sz w:val="24"/>
          <w:szCs w:val="24"/>
        </w:rPr>
        <w:t>ARMA(</w:t>
      </w:r>
      <w:proofErr w:type="spellStart"/>
      <w:proofErr w:type="gramEnd"/>
      <w:r w:rsidRPr="004B5DFF">
        <w:rPr>
          <w:rFonts w:ascii="Times New Roman" w:hAnsi="Times New Roman" w:cs="Times New Roman"/>
          <w:sz w:val="24"/>
          <w:szCs w:val="24"/>
        </w:rPr>
        <w:t>p,q</w:t>
      </w:r>
      <w:proofErr w:type="spellEnd"/>
      <w:r w:rsidRPr="004B5DFF">
        <w:rPr>
          <w:rFonts w:ascii="Times New Roman" w:hAnsi="Times New Roman" w:cs="Times New Roman"/>
          <w:sz w:val="24"/>
          <w:szCs w:val="24"/>
        </w:rPr>
        <w:t xml:space="preserve">)) model with </w:t>
      </w:r>
      <w:r w:rsidRPr="004B5DFF">
        <w:rPr>
          <w:rFonts w:ascii="Times New Roman" w:hAnsi="Times New Roman" w:cs="Times New Roman"/>
          <w:i/>
          <w:sz w:val="24"/>
          <w:szCs w:val="24"/>
        </w:rPr>
        <w:t>p</w:t>
      </w:r>
      <w:r w:rsidRPr="004B5DFF">
        <w:rPr>
          <w:rFonts w:ascii="Times New Roman" w:hAnsi="Times New Roman" w:cs="Times New Roman"/>
          <w:sz w:val="24"/>
          <w:szCs w:val="24"/>
        </w:rPr>
        <w:t xml:space="preserve"> AR parameters and </w:t>
      </w:r>
      <w:r w:rsidRPr="004B5DFF">
        <w:rPr>
          <w:rFonts w:ascii="Times New Roman" w:hAnsi="Times New Roman" w:cs="Times New Roman"/>
          <w:i/>
          <w:sz w:val="24"/>
          <w:szCs w:val="24"/>
        </w:rPr>
        <w:t>q</w:t>
      </w:r>
      <w:r w:rsidRPr="004B5DFF">
        <w:rPr>
          <w:rFonts w:ascii="Times New Roman" w:hAnsi="Times New Roman" w:cs="Times New Roman"/>
          <w:sz w:val="24"/>
          <w:szCs w:val="24"/>
        </w:rPr>
        <w:t xml:space="preserve"> MA parameters. An </w:t>
      </w:r>
      <w:proofErr w:type="gramStart"/>
      <w:r w:rsidRPr="004B5DFF">
        <w:rPr>
          <w:rFonts w:ascii="Times New Roman" w:hAnsi="Times New Roman" w:cs="Times New Roman"/>
          <w:sz w:val="24"/>
          <w:szCs w:val="24"/>
        </w:rPr>
        <w:t>ARMA(</w:t>
      </w:r>
      <w:proofErr w:type="spellStart"/>
      <w:proofErr w:type="gramEnd"/>
      <w:r w:rsidRPr="004B5DFF">
        <w:rPr>
          <w:rFonts w:ascii="Times New Roman" w:hAnsi="Times New Roman" w:cs="Times New Roman"/>
          <w:sz w:val="24"/>
          <w:szCs w:val="24"/>
        </w:rPr>
        <w:t>p,q</w:t>
      </w:r>
      <w:proofErr w:type="spellEnd"/>
      <w:r w:rsidRPr="004B5DFF">
        <w:rPr>
          <w:rFonts w:ascii="Times New Roman" w:hAnsi="Times New Roman" w:cs="Times New Roman"/>
          <w:sz w:val="24"/>
          <w:szCs w:val="24"/>
        </w:rPr>
        <w:t>) model has the general form</w:t>
      </w:r>
    </w:p>
    <w:p w14:paraId="750E951A" w14:textId="77777777" w:rsidR="004B5DFF" w:rsidRPr="004B5DFF" w:rsidRDefault="004B5DFF" w:rsidP="004B5DFF">
      <w:pPr>
        <w:pStyle w:val="MTDisplayEquation"/>
        <w:spacing w:line="480" w:lineRule="auto"/>
      </w:pPr>
      <w:r w:rsidRPr="004B5DFF">
        <w:lastRenderedPageBreak/>
        <w:tab/>
      </w:r>
      <w:r w:rsidRPr="004B5DFF">
        <w:rPr>
          <w:position w:val="-30"/>
        </w:rPr>
        <w:object w:dxaOrig="3420" w:dyaOrig="720" w14:anchorId="3A3A64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85pt;height:36.2pt" o:ole="">
            <v:imagedata r:id="rId18" o:title=""/>
          </v:shape>
          <o:OLEObject Type="Embed" ProgID="Equation.DSMT4" ShapeID="_x0000_i1025" DrawAspect="Content" ObjectID="_1355510661" r:id="rId19"/>
        </w:object>
      </w:r>
      <w:r w:rsidRPr="004B5DFF">
        <w:t xml:space="preserve"> </w:t>
      </w:r>
      <w:r w:rsidRPr="004B5DFF">
        <w:tab/>
        <w:t>[5]</w:t>
      </w:r>
    </w:p>
    <w:p w14:paraId="4B7AEFCB" w14:textId="77777777" w:rsidR="004B5DFF" w:rsidRPr="004B5DFF" w:rsidRDefault="004B5DFF" w:rsidP="004B5DFF">
      <w:pPr>
        <w:spacing w:line="480" w:lineRule="auto"/>
        <w:ind w:left="0" w:firstLine="0"/>
        <w:rPr>
          <w:rFonts w:ascii="Times New Roman" w:hAnsi="Times New Roman" w:cs="Times New Roman"/>
          <w:sz w:val="24"/>
          <w:szCs w:val="24"/>
        </w:rPr>
      </w:pPr>
      <w:r w:rsidRPr="004B5DFF">
        <w:rPr>
          <w:rFonts w:ascii="Times New Roman" w:hAnsi="Times New Roman" w:cs="Times New Roman"/>
          <w:sz w:val="24"/>
          <w:szCs w:val="24"/>
        </w:rPr>
        <w:t xml:space="preserve">The </w:t>
      </w:r>
      <w:proofErr w:type="spellStart"/>
      <w:r w:rsidRPr="004B5DFF">
        <w:rPr>
          <w:rFonts w:ascii="Times New Roman" w:hAnsi="Times New Roman" w:cs="Times New Roman"/>
          <w:sz w:val="24"/>
          <w:szCs w:val="24"/>
        </w:rPr>
        <w:t>y</w:t>
      </w:r>
      <w:r w:rsidRPr="004B5DFF">
        <w:rPr>
          <w:rFonts w:ascii="Times New Roman" w:hAnsi="Times New Roman" w:cs="Times New Roman"/>
          <w:sz w:val="24"/>
          <w:szCs w:val="24"/>
          <w:vertAlign w:val="subscript"/>
        </w:rPr>
        <w:t>t</w:t>
      </w:r>
      <w:proofErr w:type="spellEnd"/>
      <w:r w:rsidRPr="004B5DFF">
        <w:rPr>
          <w:rFonts w:ascii="Times New Roman" w:hAnsi="Times New Roman" w:cs="Times New Roman"/>
          <w:sz w:val="24"/>
          <w:szCs w:val="24"/>
        </w:rPr>
        <w:t xml:space="preserve"> are the residuals </w:t>
      </w:r>
      <w:r w:rsidRPr="004B5DFF">
        <w:rPr>
          <w:rFonts w:ascii="Times New Roman" w:hAnsi="Times New Roman" w:cs="Times New Roman"/>
          <w:sz w:val="24"/>
          <w:szCs w:val="24"/>
          <w:lang w:val="el-GR"/>
        </w:rPr>
        <w:t>ε</w:t>
      </w:r>
      <w:r w:rsidRPr="004B5DFF">
        <w:rPr>
          <w:rFonts w:ascii="Times New Roman" w:hAnsi="Times New Roman" w:cs="Times New Roman"/>
          <w:sz w:val="24"/>
          <w:szCs w:val="24"/>
        </w:rPr>
        <w:t xml:space="preserve"> from Eq. 4, and </w:t>
      </w:r>
      <w:r w:rsidRPr="004B5DFF">
        <w:rPr>
          <w:rFonts w:ascii="Times New Roman" w:hAnsi="Times New Roman" w:cs="Times New Roman"/>
          <w:sz w:val="24"/>
          <w:szCs w:val="24"/>
          <w:lang w:val="el-GR"/>
        </w:rPr>
        <w:t>μ</w:t>
      </w:r>
      <w:r w:rsidRPr="004B5DFF">
        <w:rPr>
          <w:rFonts w:ascii="Times New Roman" w:hAnsi="Times New Roman" w:cs="Times New Roman"/>
          <w:sz w:val="24"/>
          <w:szCs w:val="24"/>
        </w:rPr>
        <w:t xml:space="preserve"> is the mean of the residuals, which is 0. The </w:t>
      </w:r>
      <w:r w:rsidRPr="004B5DFF">
        <w:rPr>
          <w:rFonts w:ascii="Times New Roman" w:hAnsi="Times New Roman" w:cs="Times New Roman"/>
          <w:sz w:val="24"/>
          <w:szCs w:val="24"/>
          <w:lang w:val="el-GR"/>
        </w:rPr>
        <w:t>β</w:t>
      </w:r>
      <w:proofErr w:type="spellStart"/>
      <w:r w:rsidRPr="004B5DFF">
        <w:rPr>
          <w:rFonts w:ascii="Times New Roman" w:hAnsi="Times New Roman" w:cs="Times New Roman"/>
          <w:sz w:val="24"/>
          <w:szCs w:val="24"/>
          <w:vertAlign w:val="subscript"/>
        </w:rPr>
        <w:t>i</w:t>
      </w:r>
      <w:proofErr w:type="spellEnd"/>
      <w:r w:rsidRPr="004B5DFF">
        <w:rPr>
          <w:rFonts w:ascii="Times New Roman" w:hAnsi="Times New Roman" w:cs="Times New Roman"/>
          <w:sz w:val="24"/>
          <w:szCs w:val="24"/>
        </w:rPr>
        <w:t xml:space="preserve"> are the AR parameters, the </w:t>
      </w:r>
      <w:r w:rsidRPr="004B5DFF">
        <w:rPr>
          <w:rFonts w:ascii="Times New Roman" w:hAnsi="Times New Roman" w:cs="Times New Roman"/>
          <w:sz w:val="24"/>
          <w:szCs w:val="24"/>
          <w:lang w:val="el-GR"/>
        </w:rPr>
        <w:t>α</w:t>
      </w:r>
      <w:r w:rsidRPr="004B5DFF">
        <w:rPr>
          <w:rFonts w:ascii="Times New Roman" w:hAnsi="Times New Roman" w:cs="Times New Roman"/>
          <w:sz w:val="24"/>
          <w:szCs w:val="24"/>
          <w:vertAlign w:val="subscript"/>
          <w:lang w:val="el-GR"/>
        </w:rPr>
        <w:t>j</w:t>
      </w:r>
      <w:r w:rsidRPr="004B5DFF">
        <w:rPr>
          <w:rFonts w:ascii="Times New Roman" w:hAnsi="Times New Roman" w:cs="Times New Roman"/>
          <w:sz w:val="24"/>
          <w:szCs w:val="24"/>
        </w:rPr>
        <w:t xml:space="preserve"> are the MA parameters, and the </w:t>
      </w:r>
      <w:r w:rsidRPr="004B5DFF">
        <w:rPr>
          <w:rFonts w:ascii="Times New Roman" w:hAnsi="Times New Roman" w:cs="Times New Roman"/>
          <w:sz w:val="24"/>
          <w:szCs w:val="24"/>
          <w:lang w:val="el-GR"/>
        </w:rPr>
        <w:t>ε</w:t>
      </w:r>
      <w:r w:rsidRPr="004B5DFF">
        <w:rPr>
          <w:rFonts w:ascii="Times New Roman" w:hAnsi="Times New Roman" w:cs="Times New Roman"/>
          <w:sz w:val="24"/>
          <w:szCs w:val="24"/>
          <w:vertAlign w:val="subscript"/>
        </w:rPr>
        <w:t>t-j</w:t>
      </w:r>
      <w:r w:rsidRPr="004B5DFF">
        <w:rPr>
          <w:rFonts w:ascii="Times New Roman" w:hAnsi="Times New Roman" w:cs="Times New Roman"/>
          <w:sz w:val="24"/>
          <w:szCs w:val="24"/>
        </w:rPr>
        <w:t xml:space="preserve"> </w:t>
      </w:r>
      <w:proofErr w:type="gramStart"/>
      <w:r w:rsidRPr="004B5DFF">
        <w:rPr>
          <w:rFonts w:ascii="Times New Roman" w:hAnsi="Times New Roman" w:cs="Times New Roman"/>
          <w:sz w:val="24"/>
          <w:szCs w:val="24"/>
        </w:rPr>
        <w:t>are</w:t>
      </w:r>
      <w:proofErr w:type="gramEnd"/>
      <w:r w:rsidRPr="004B5DFF">
        <w:rPr>
          <w:rFonts w:ascii="Times New Roman" w:hAnsi="Times New Roman" w:cs="Times New Roman"/>
          <w:sz w:val="24"/>
          <w:szCs w:val="24"/>
        </w:rPr>
        <w:t xml:space="preserve"> the residuals. We applied Eq. 5 to the </w:t>
      </w:r>
      <w:r w:rsidRPr="004B5DFF">
        <w:rPr>
          <w:rFonts w:ascii="Times New Roman" w:hAnsi="Times New Roman" w:cs="Times New Roman"/>
          <w:sz w:val="24"/>
          <w:szCs w:val="24"/>
          <w:lang w:val="el-GR"/>
        </w:rPr>
        <w:t>ε</w:t>
      </w:r>
      <w:r w:rsidRPr="004B5DFF">
        <w:rPr>
          <w:rFonts w:ascii="Times New Roman" w:hAnsi="Times New Roman" w:cs="Times New Roman"/>
          <w:sz w:val="24"/>
          <w:szCs w:val="24"/>
        </w:rPr>
        <w:t xml:space="preserve"> of Eq. 4. We selected among ARMA models using AIC, and allowed model complexity to vary from </w:t>
      </w:r>
      <w:proofErr w:type="gramStart"/>
      <w:r w:rsidRPr="004B5DFF">
        <w:rPr>
          <w:rFonts w:ascii="Times New Roman" w:hAnsi="Times New Roman" w:cs="Times New Roman"/>
          <w:sz w:val="24"/>
          <w:szCs w:val="24"/>
        </w:rPr>
        <w:t>ARMA(</w:t>
      </w:r>
      <w:proofErr w:type="gramEnd"/>
      <w:r w:rsidRPr="004B5DFF">
        <w:rPr>
          <w:rFonts w:ascii="Times New Roman" w:hAnsi="Times New Roman" w:cs="Times New Roman"/>
          <w:sz w:val="24"/>
          <w:szCs w:val="24"/>
        </w:rPr>
        <w:t xml:space="preserve">1,0) to ARMA(5,5) (including all orders in between). These models were fit and selected using the stepwise procedure implemented in the </w:t>
      </w:r>
      <w:proofErr w:type="spellStart"/>
      <w:r w:rsidRPr="004B5DFF">
        <w:rPr>
          <w:rFonts w:ascii="Times New Roman" w:hAnsi="Times New Roman" w:cs="Times New Roman"/>
          <w:sz w:val="24"/>
          <w:szCs w:val="24"/>
        </w:rPr>
        <w:t>auto.arima</w:t>
      </w:r>
      <w:proofErr w:type="spellEnd"/>
      <w:r w:rsidRPr="004B5DFF">
        <w:rPr>
          <w:rFonts w:ascii="Times New Roman" w:hAnsi="Times New Roman" w:cs="Times New Roman"/>
          <w:sz w:val="24"/>
          <w:szCs w:val="24"/>
        </w:rPr>
        <w:t xml:space="preserve"> function in the forecast R package (Rob J. Hyndman and </w:t>
      </w:r>
      <w:proofErr w:type="spellStart"/>
      <w:r w:rsidRPr="004B5DFF">
        <w:rPr>
          <w:rFonts w:ascii="Times New Roman" w:hAnsi="Times New Roman" w:cs="Times New Roman"/>
          <w:sz w:val="24"/>
          <w:szCs w:val="24"/>
        </w:rPr>
        <w:t>Yeasmin</w:t>
      </w:r>
      <w:proofErr w:type="spellEnd"/>
      <w:r w:rsidRPr="004B5DFF">
        <w:rPr>
          <w:rFonts w:ascii="Times New Roman" w:hAnsi="Times New Roman" w:cs="Times New Roman"/>
          <w:sz w:val="24"/>
          <w:szCs w:val="24"/>
        </w:rPr>
        <w:t xml:space="preserve"> </w:t>
      </w:r>
      <w:proofErr w:type="spellStart"/>
      <w:r w:rsidRPr="004B5DFF">
        <w:rPr>
          <w:rFonts w:ascii="Times New Roman" w:hAnsi="Times New Roman" w:cs="Times New Roman"/>
          <w:sz w:val="24"/>
          <w:szCs w:val="24"/>
        </w:rPr>
        <w:t>Khandakar</w:t>
      </w:r>
      <w:proofErr w:type="spellEnd"/>
      <w:r w:rsidRPr="004B5DFF">
        <w:rPr>
          <w:rFonts w:ascii="Times New Roman" w:hAnsi="Times New Roman" w:cs="Times New Roman"/>
          <w:sz w:val="24"/>
          <w:szCs w:val="24"/>
        </w:rPr>
        <w:t xml:space="preserve">. 2008. Automatic time series forecasting: The forecast package for R. </w:t>
      </w:r>
      <w:r w:rsidRPr="004B5DFF">
        <w:rPr>
          <w:rFonts w:ascii="Times New Roman" w:hAnsi="Times New Roman" w:cs="Times New Roman"/>
          <w:i/>
          <w:sz w:val="24"/>
          <w:szCs w:val="24"/>
        </w:rPr>
        <w:t>Journal of Statistical Software</w:t>
      </w:r>
      <w:r w:rsidRPr="004B5DFF">
        <w:rPr>
          <w:rFonts w:ascii="Times New Roman" w:hAnsi="Times New Roman" w:cs="Times New Roman"/>
          <w:sz w:val="24"/>
          <w:szCs w:val="24"/>
        </w:rPr>
        <w:t xml:space="preserve"> </w:t>
      </w:r>
      <w:r w:rsidRPr="004B5DFF">
        <w:rPr>
          <w:rFonts w:ascii="Times New Roman" w:hAnsi="Times New Roman" w:cs="Times New Roman"/>
          <w:b/>
          <w:sz w:val="24"/>
          <w:szCs w:val="24"/>
        </w:rPr>
        <w:t>27</w:t>
      </w:r>
      <w:r w:rsidRPr="004B5DFF">
        <w:rPr>
          <w:rFonts w:ascii="Times New Roman" w:hAnsi="Times New Roman" w:cs="Times New Roman"/>
          <w:sz w:val="24"/>
          <w:szCs w:val="24"/>
        </w:rPr>
        <w:t>:3). We then simulated an ARMA process using the fitted ARMA parameters; the variance of the innovations in the simulated ARMA process was the maximum likelihood estimate acquired in fitting Eq. 5 to the residuals.</w:t>
      </w:r>
    </w:p>
    <w:p w14:paraId="464E2792" w14:textId="77777777" w:rsidR="004B5DFF" w:rsidRPr="004B5DFF" w:rsidRDefault="004B5DFF" w:rsidP="004B5DFF">
      <w:pPr>
        <w:spacing w:line="480" w:lineRule="auto"/>
        <w:ind w:left="0" w:firstLine="0"/>
        <w:rPr>
          <w:rFonts w:ascii="Times New Roman" w:hAnsi="Times New Roman" w:cs="Times New Roman"/>
          <w:sz w:val="24"/>
          <w:szCs w:val="24"/>
        </w:rPr>
      </w:pPr>
      <w:r w:rsidRPr="004B5DFF">
        <w:rPr>
          <w:rFonts w:ascii="Times New Roman" w:hAnsi="Times New Roman" w:cs="Times New Roman"/>
          <w:sz w:val="24"/>
          <w:szCs w:val="24"/>
        </w:rPr>
        <w:tab/>
        <w:t>The ARMA-simulated residuals formed the basis of our bootstrapping procedure. These simulated residuals were then added to the fitted regression values, and the regression was re-fit. This procedure was repeated 1,000 times. The standard deviation of these 1,000 parameter estimates was then used as the standard error of the parameters in Eq. 4. In summary, our bootstrapping procedure was as follows:</w:t>
      </w:r>
    </w:p>
    <w:p w14:paraId="3F50EA4D" w14:textId="77777777" w:rsidR="004B5DFF" w:rsidRPr="004B5DFF" w:rsidRDefault="004B5DFF" w:rsidP="004B5DFF">
      <w:pPr>
        <w:pStyle w:val="ListParagraph"/>
        <w:numPr>
          <w:ilvl w:val="0"/>
          <w:numId w:val="2"/>
        </w:numPr>
        <w:spacing w:line="480" w:lineRule="auto"/>
        <w:ind w:left="0" w:firstLine="0"/>
      </w:pPr>
      <w:r w:rsidRPr="004B5DFF">
        <w:t>Fit Equation 4</w:t>
      </w:r>
    </w:p>
    <w:p w14:paraId="1E3952C8" w14:textId="77777777" w:rsidR="004B5DFF" w:rsidRPr="004B5DFF" w:rsidRDefault="004B5DFF" w:rsidP="004B5DFF">
      <w:pPr>
        <w:pStyle w:val="ListParagraph"/>
        <w:numPr>
          <w:ilvl w:val="0"/>
          <w:numId w:val="2"/>
        </w:numPr>
        <w:spacing w:line="480" w:lineRule="auto"/>
        <w:ind w:left="0" w:firstLine="0"/>
      </w:pPr>
      <w:r w:rsidRPr="004B5DFF">
        <w:t>Divide residuals from #1 into before and after period</w:t>
      </w:r>
    </w:p>
    <w:p w14:paraId="18298F16" w14:textId="77777777" w:rsidR="004B5DFF" w:rsidRPr="004B5DFF" w:rsidRDefault="004B5DFF" w:rsidP="004B5DFF">
      <w:pPr>
        <w:pStyle w:val="ListParagraph"/>
        <w:numPr>
          <w:ilvl w:val="0"/>
          <w:numId w:val="2"/>
        </w:numPr>
        <w:spacing w:line="480" w:lineRule="auto"/>
        <w:ind w:left="0" w:firstLine="0"/>
      </w:pPr>
      <w:r w:rsidRPr="004B5DFF">
        <w:t>Fit time series model to each set of residuals (Eq. 5)</w:t>
      </w:r>
    </w:p>
    <w:p w14:paraId="0D62FCF6" w14:textId="77777777" w:rsidR="004B5DFF" w:rsidRPr="004B5DFF" w:rsidRDefault="004B5DFF" w:rsidP="004B5DFF">
      <w:pPr>
        <w:pStyle w:val="ListParagraph"/>
        <w:numPr>
          <w:ilvl w:val="0"/>
          <w:numId w:val="2"/>
        </w:numPr>
        <w:spacing w:line="480" w:lineRule="auto"/>
        <w:ind w:left="0" w:firstLine="0"/>
      </w:pPr>
      <w:r w:rsidRPr="004B5DFF">
        <w:t>Simulate new sets of residuals from fitted time series model</w:t>
      </w:r>
    </w:p>
    <w:p w14:paraId="298F2529" w14:textId="77777777" w:rsidR="004B5DFF" w:rsidRPr="004B5DFF" w:rsidRDefault="004B5DFF" w:rsidP="004B5DFF">
      <w:pPr>
        <w:pStyle w:val="ListParagraph"/>
        <w:numPr>
          <w:ilvl w:val="0"/>
          <w:numId w:val="2"/>
        </w:numPr>
        <w:spacing w:line="480" w:lineRule="auto"/>
        <w:ind w:left="0" w:firstLine="0"/>
      </w:pPr>
      <w:r w:rsidRPr="004B5DFF">
        <w:t>Add simulated residuals from #4 to fitted values (</w:t>
      </w:r>
      <w:r w:rsidRPr="004B5DFF">
        <w:rPr>
          <w:position w:val="-10"/>
        </w:rPr>
        <w:object w:dxaOrig="200" w:dyaOrig="380" w14:anchorId="6D3EFA3D">
          <v:shape id="_x0000_i1026" type="#_x0000_t75" style="width:10.2pt;height:19.15pt" o:ole="">
            <v:imagedata r:id="rId20" o:title=""/>
          </v:shape>
          <o:OLEObject Type="Embed" ProgID="Equation.DSMT4" ShapeID="_x0000_i1026" DrawAspect="Content" ObjectID="_1355510662" r:id="rId21"/>
        </w:object>
      </w:r>
      <w:r w:rsidRPr="004B5DFF">
        <w:t>) from Eq. 4</w:t>
      </w:r>
    </w:p>
    <w:p w14:paraId="73916DC8" w14:textId="77777777" w:rsidR="004B5DFF" w:rsidRPr="004B5DFF" w:rsidRDefault="004B5DFF" w:rsidP="004B5DFF">
      <w:pPr>
        <w:pStyle w:val="ListParagraph"/>
        <w:numPr>
          <w:ilvl w:val="0"/>
          <w:numId w:val="2"/>
        </w:numPr>
        <w:spacing w:line="480" w:lineRule="auto"/>
        <w:ind w:left="0" w:firstLine="0"/>
      </w:pPr>
      <w:r w:rsidRPr="004B5DFF">
        <w:t>Re-fit Eq. 4</w:t>
      </w:r>
    </w:p>
    <w:p w14:paraId="2D2D9455" w14:textId="77777777" w:rsidR="004B5DFF" w:rsidRPr="004B5DFF" w:rsidRDefault="004B5DFF" w:rsidP="004B5DFF">
      <w:pPr>
        <w:pStyle w:val="ListParagraph"/>
        <w:numPr>
          <w:ilvl w:val="0"/>
          <w:numId w:val="2"/>
        </w:numPr>
        <w:spacing w:line="480" w:lineRule="auto"/>
        <w:ind w:left="0" w:firstLine="0"/>
      </w:pPr>
      <w:r w:rsidRPr="004B5DFF">
        <w:t>Repeat steps 2-6 1,000 times</w:t>
      </w:r>
    </w:p>
    <w:p w14:paraId="49832500" w14:textId="7030BD30" w:rsidR="004B5DFF" w:rsidRPr="002F4E01" w:rsidRDefault="004B5DFF" w:rsidP="004B5DFF">
      <w:pPr>
        <w:pStyle w:val="ListParagraph"/>
        <w:numPr>
          <w:ilvl w:val="0"/>
          <w:numId w:val="2"/>
        </w:numPr>
        <w:spacing w:line="480" w:lineRule="auto"/>
        <w:ind w:left="0" w:firstLine="0"/>
      </w:pPr>
      <w:r w:rsidRPr="004B5DFF">
        <w:lastRenderedPageBreak/>
        <w:t>The standard error of parameters in #1 is the standard deviation of all estimates in #6</w:t>
      </w:r>
    </w:p>
    <w:p w14:paraId="472F4B97" w14:textId="77777777" w:rsidR="004B5DFF" w:rsidRPr="004B5DFF" w:rsidRDefault="004B5DFF" w:rsidP="002F4E01">
      <w:pPr>
        <w:spacing w:line="480" w:lineRule="auto"/>
        <w:ind w:left="0" w:firstLine="720"/>
        <w:rPr>
          <w:rFonts w:ascii="Times New Roman" w:hAnsi="Times New Roman" w:cs="Times New Roman"/>
          <w:sz w:val="24"/>
          <w:szCs w:val="24"/>
        </w:rPr>
      </w:pPr>
      <w:r w:rsidRPr="004B5DFF">
        <w:rPr>
          <w:rFonts w:ascii="Times New Roman" w:hAnsi="Times New Roman" w:cs="Times New Roman"/>
          <w:sz w:val="24"/>
          <w:szCs w:val="24"/>
        </w:rPr>
        <w:t>We calculated p-values corresponding to the probability that regression coefficients between drivers and ice dates differed before and after the breakpoints in the following manner:</w:t>
      </w:r>
    </w:p>
    <w:p w14:paraId="7C73AA7B" w14:textId="6C76023C" w:rsidR="004B5DFF" w:rsidRPr="001B0210" w:rsidRDefault="004B5DFF" w:rsidP="00E505B5">
      <w:pPr>
        <w:spacing w:line="480" w:lineRule="auto"/>
        <w:ind w:left="2880" w:firstLine="720"/>
        <w:rPr>
          <w:rFonts w:ascii="Times New Roman" w:hAnsi="Times New Roman" w:cs="Times New Roman"/>
          <w:sz w:val="24"/>
          <w:szCs w:val="24"/>
        </w:rPr>
      </w:pPr>
      <w:r w:rsidRPr="004B5DFF">
        <w:rPr>
          <w:rFonts w:ascii="Times New Roman" w:hAnsi="Times New Roman" w:cs="Times New Roman"/>
          <w:sz w:val="24"/>
          <w:szCs w:val="24"/>
        </w:rPr>
        <w:t>Z =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xml:space="preserve"> – </w:t>
      </w:r>
      <w:r w:rsidRPr="004B5DFF">
        <w:rPr>
          <w:rFonts w:ascii="Times New Roman" w:hAnsi="Times New Roman" w:cs="Times New Roman"/>
          <w:sz w:val="24"/>
          <w:szCs w:val="24"/>
          <w:lang w:val="el-GR"/>
        </w:rPr>
        <w:t>β</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)/(s.e.</w:t>
      </w:r>
      <w:r w:rsidRPr="004B5DFF">
        <w:rPr>
          <w:rFonts w:ascii="Times New Roman" w:hAnsi="Times New Roman" w:cs="Times New Roman"/>
          <w:sz w:val="24"/>
          <w:szCs w:val="24"/>
          <w:vertAlign w:val="subscript"/>
        </w:rPr>
        <w:t>2</w:t>
      </w:r>
      <w:r w:rsidRPr="004B5DFF">
        <w:rPr>
          <w:rFonts w:ascii="Times New Roman" w:hAnsi="Times New Roman" w:cs="Times New Roman"/>
          <w:sz w:val="24"/>
          <w:szCs w:val="24"/>
        </w:rPr>
        <w:t xml:space="preserve"> + s.e.</w:t>
      </w:r>
      <w:r w:rsidRPr="004B5DFF">
        <w:rPr>
          <w:rFonts w:ascii="Times New Roman" w:hAnsi="Times New Roman" w:cs="Times New Roman"/>
          <w:sz w:val="24"/>
          <w:szCs w:val="24"/>
          <w:vertAlign w:val="subscript"/>
        </w:rPr>
        <w:t>1</w:t>
      </w:r>
      <w:r w:rsidRPr="004B5DFF">
        <w:rPr>
          <w:rFonts w:ascii="Times New Roman" w:hAnsi="Times New Roman" w:cs="Times New Roman"/>
          <w:sz w:val="24"/>
          <w:szCs w:val="24"/>
        </w:rPr>
        <w:t>)</w:t>
      </w:r>
      <w:r w:rsidRPr="004B5DFF">
        <w:rPr>
          <w:rFonts w:ascii="Times New Roman" w:hAnsi="Times New Roman" w:cs="Times New Roman"/>
          <w:sz w:val="24"/>
          <w:szCs w:val="24"/>
          <w:vertAlign w:val="superscript"/>
        </w:rPr>
        <w:t>-1/2</w:t>
      </w:r>
      <w:r w:rsidR="00E505B5">
        <w:rPr>
          <w:rFonts w:ascii="Times New Roman" w:hAnsi="Times New Roman" w:cs="Times New Roman"/>
          <w:sz w:val="24"/>
          <w:szCs w:val="24"/>
          <w:vertAlign w:val="superscript"/>
        </w:rPr>
        <w:t xml:space="preserve"> </w:t>
      </w:r>
      <w:r w:rsidR="00E505B5">
        <w:rPr>
          <w:rFonts w:ascii="Times New Roman" w:hAnsi="Times New Roman" w:cs="Times New Roman"/>
          <w:sz w:val="24"/>
          <w:szCs w:val="24"/>
          <w:vertAlign w:val="superscript"/>
        </w:rPr>
        <w:tab/>
      </w:r>
      <w:r w:rsidR="00E505B5">
        <w:rPr>
          <w:rFonts w:ascii="Times New Roman" w:hAnsi="Times New Roman" w:cs="Times New Roman"/>
          <w:sz w:val="24"/>
          <w:szCs w:val="24"/>
          <w:vertAlign w:val="superscript"/>
        </w:rPr>
        <w:tab/>
      </w:r>
      <w:r w:rsidR="00E505B5">
        <w:rPr>
          <w:rFonts w:ascii="Times New Roman" w:hAnsi="Times New Roman" w:cs="Times New Roman"/>
          <w:sz w:val="24"/>
          <w:szCs w:val="24"/>
          <w:vertAlign w:val="superscript"/>
        </w:rPr>
        <w:tab/>
      </w:r>
      <w:r w:rsidR="00E505B5">
        <w:rPr>
          <w:rFonts w:ascii="Times New Roman" w:hAnsi="Times New Roman" w:cs="Times New Roman"/>
          <w:sz w:val="24"/>
          <w:szCs w:val="24"/>
          <w:vertAlign w:val="superscript"/>
        </w:rPr>
        <w:tab/>
      </w:r>
      <w:r w:rsidR="001B0210">
        <w:rPr>
          <w:rFonts w:ascii="Times New Roman" w:hAnsi="Times New Roman" w:cs="Times New Roman"/>
          <w:sz w:val="24"/>
          <w:szCs w:val="24"/>
        </w:rPr>
        <w:t>[6]</w:t>
      </w:r>
    </w:p>
    <w:p w14:paraId="26902201" w14:textId="6E1FBDB6" w:rsidR="008E2BB4" w:rsidRDefault="004B5DFF" w:rsidP="00E505B5">
      <w:pPr>
        <w:spacing w:line="480" w:lineRule="auto"/>
        <w:ind w:left="0" w:firstLine="0"/>
        <w:rPr>
          <w:rFonts w:ascii="Times New Roman" w:hAnsi="Times New Roman" w:cs="Times New Roman"/>
          <w:sz w:val="24"/>
          <w:szCs w:val="24"/>
        </w:rPr>
      </w:pPr>
      <w:proofErr w:type="gramStart"/>
      <w:r w:rsidRPr="004B5DFF">
        <w:rPr>
          <w:rFonts w:ascii="Times New Roman" w:hAnsi="Times New Roman" w:cs="Times New Roman"/>
          <w:sz w:val="24"/>
          <w:szCs w:val="24"/>
        </w:rPr>
        <w:t>where</w:t>
      </w:r>
      <w:proofErr w:type="gramEnd"/>
      <w:r w:rsidRPr="004B5DFF">
        <w:rPr>
          <w:rFonts w:ascii="Times New Roman" w:hAnsi="Times New Roman" w:cs="Times New Roman"/>
          <w:sz w:val="24"/>
          <w:szCs w:val="24"/>
        </w:rPr>
        <w:t xml:space="preserve"> Z is the z-score to be compared under the standard normal curve, the </w:t>
      </w:r>
      <w:r w:rsidRPr="004B5DFF">
        <w:rPr>
          <w:rFonts w:ascii="Times New Roman" w:hAnsi="Times New Roman" w:cs="Times New Roman"/>
          <w:sz w:val="24"/>
          <w:szCs w:val="24"/>
          <w:lang w:val="el-GR"/>
        </w:rPr>
        <w:t>β</w:t>
      </w:r>
      <w:r w:rsidRPr="004B5DFF">
        <w:rPr>
          <w:rFonts w:ascii="Times New Roman" w:hAnsi="Times New Roman" w:cs="Times New Roman"/>
          <w:sz w:val="24"/>
          <w:szCs w:val="24"/>
        </w:rPr>
        <w:t xml:space="preserve"> are the regression coefficients, and </w:t>
      </w:r>
      <w:proofErr w:type="spellStart"/>
      <w:r w:rsidRPr="004B5DFF">
        <w:rPr>
          <w:rFonts w:ascii="Times New Roman" w:hAnsi="Times New Roman" w:cs="Times New Roman"/>
          <w:sz w:val="24"/>
          <w:szCs w:val="24"/>
        </w:rPr>
        <w:t>s.e.</w:t>
      </w:r>
      <w:proofErr w:type="spellEnd"/>
      <w:r w:rsidRPr="004B5DFF">
        <w:rPr>
          <w:rFonts w:ascii="Times New Roman" w:hAnsi="Times New Roman" w:cs="Times New Roman"/>
          <w:sz w:val="24"/>
          <w:szCs w:val="24"/>
        </w:rPr>
        <w:t xml:space="preserve"> </w:t>
      </w:r>
      <w:proofErr w:type="gramStart"/>
      <w:r w:rsidRPr="004B5DFF">
        <w:rPr>
          <w:rFonts w:ascii="Times New Roman" w:hAnsi="Times New Roman" w:cs="Times New Roman"/>
          <w:sz w:val="24"/>
          <w:szCs w:val="24"/>
        </w:rPr>
        <w:t>are</w:t>
      </w:r>
      <w:proofErr w:type="gramEnd"/>
      <w:r w:rsidRPr="004B5DFF">
        <w:rPr>
          <w:rFonts w:ascii="Times New Roman" w:hAnsi="Times New Roman" w:cs="Times New Roman"/>
          <w:sz w:val="24"/>
          <w:szCs w:val="24"/>
        </w:rPr>
        <w:t xml:space="preserve"> the standard errors of those coefficients. We also corrected these p-values to control for multiple tests and to maintain constant family wise error rates. We performed the Holm-</w:t>
      </w:r>
      <w:proofErr w:type="spellStart"/>
      <w:r w:rsidRPr="004B5DFF">
        <w:rPr>
          <w:rFonts w:ascii="Times New Roman" w:hAnsi="Times New Roman" w:cs="Times New Roman"/>
          <w:sz w:val="24"/>
          <w:szCs w:val="24"/>
        </w:rPr>
        <w:t>Bonferroni</w:t>
      </w:r>
      <w:proofErr w:type="spellEnd"/>
      <w:r w:rsidRPr="004B5DFF">
        <w:rPr>
          <w:rFonts w:ascii="Times New Roman" w:hAnsi="Times New Roman" w:cs="Times New Roman"/>
          <w:sz w:val="24"/>
          <w:szCs w:val="24"/>
        </w:rPr>
        <w:t xml:space="preserve"> correction, and no conclusions about significance among pairs changed.</w:t>
      </w:r>
      <w:r w:rsidR="008E2BB4">
        <w:rPr>
          <w:rFonts w:ascii="Times New Roman" w:hAnsi="Times New Roman" w:cs="Times New Roman"/>
          <w:sz w:val="24"/>
          <w:szCs w:val="24"/>
        </w:rPr>
        <w:br w:type="page"/>
      </w:r>
    </w:p>
    <w:p w14:paraId="21FD4D3E" w14:textId="77777777" w:rsidR="008E2BB4" w:rsidRPr="00C944C1" w:rsidRDefault="008E2BB4" w:rsidP="008E2BB4">
      <w:pPr>
        <w:spacing w:line="480" w:lineRule="auto"/>
        <w:rPr>
          <w:rFonts w:ascii="Times New Roman" w:hAnsi="Times New Roman" w:cs="Times New Roman"/>
          <w:sz w:val="24"/>
          <w:szCs w:val="24"/>
        </w:rPr>
      </w:pPr>
      <w:r w:rsidRPr="00C944C1">
        <w:rPr>
          <w:rFonts w:ascii="Times New Roman" w:hAnsi="Times New Roman" w:cs="Times New Roman"/>
          <w:b/>
          <w:sz w:val="24"/>
          <w:szCs w:val="24"/>
        </w:rPr>
        <w:lastRenderedPageBreak/>
        <w:t>Table S1.</w:t>
      </w:r>
      <w:r w:rsidRPr="00C944C1">
        <w:rPr>
          <w:rFonts w:ascii="Times New Roman" w:hAnsi="Times New Roman" w:cs="Times New Roman"/>
          <w:sz w:val="24"/>
          <w:szCs w:val="24"/>
        </w:rPr>
        <w:t xml:space="preserve"> AIC values of fitted regression models relating ice date (</w:t>
      </w:r>
      <w:r w:rsidRPr="00C944C1">
        <w:rPr>
          <w:rFonts w:ascii="Times New Roman" w:hAnsi="Times New Roman" w:cs="Times New Roman"/>
          <w:noProof/>
          <w:position w:val="-10"/>
          <w:sz w:val="24"/>
          <w:szCs w:val="24"/>
          <w:lang w:eastAsia="en-US"/>
        </w:rPr>
        <w:drawing>
          <wp:inline distT="0" distB="0" distL="0" distR="0" wp14:anchorId="6E8BF339" wp14:editId="09FED296">
            <wp:extent cx="164465" cy="2286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465" cy="228600"/>
                    </a:xfrm>
                    <a:prstGeom prst="rect">
                      <a:avLst/>
                    </a:prstGeom>
                    <a:noFill/>
                    <a:ln>
                      <a:noFill/>
                    </a:ln>
                  </pic:spPr>
                </pic:pic>
              </a:graphicData>
            </a:graphic>
          </wp:inline>
        </w:drawing>
      </w:r>
      <w:r w:rsidRPr="00C944C1">
        <w:rPr>
          <w:rFonts w:ascii="Times New Roman" w:hAnsi="Times New Roman" w:cs="Times New Roman"/>
          <w:sz w:val="24"/>
          <w:szCs w:val="24"/>
        </w:rPr>
        <w:t>) to years elapsed (x</w:t>
      </w:r>
      <w:r w:rsidRPr="00C944C1">
        <w:rPr>
          <w:rFonts w:ascii="Times New Roman" w:hAnsi="Times New Roman" w:cs="Times New Roman"/>
          <w:sz w:val="24"/>
          <w:szCs w:val="24"/>
          <w:vertAlign w:val="subscript"/>
        </w:rPr>
        <w:t>i</w:t>
      </w:r>
      <w:r w:rsidRPr="00C944C1">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5868"/>
        <w:gridCol w:w="1664"/>
        <w:gridCol w:w="1486"/>
      </w:tblGrid>
      <w:tr w:rsidR="008E2BB4" w:rsidRPr="00C944C1" w14:paraId="0B8A9C60" w14:textId="77777777" w:rsidTr="008E2BB4">
        <w:trPr>
          <w:trHeight w:val="526"/>
        </w:trPr>
        <w:tc>
          <w:tcPr>
            <w:tcW w:w="5868" w:type="dxa"/>
          </w:tcPr>
          <w:p w14:paraId="0D88F62E" w14:textId="77777777" w:rsidR="008E2BB4" w:rsidRPr="00C944C1" w:rsidRDefault="008E2BB4" w:rsidP="008E2BB4">
            <w:pPr>
              <w:spacing w:line="480" w:lineRule="auto"/>
              <w:jc w:val="center"/>
              <w:rPr>
                <w:sz w:val="24"/>
                <w:szCs w:val="24"/>
              </w:rPr>
            </w:pPr>
            <w:r w:rsidRPr="00C944C1">
              <w:rPr>
                <w:sz w:val="24"/>
                <w:szCs w:val="24"/>
              </w:rPr>
              <w:t>Model</w:t>
            </w:r>
          </w:p>
        </w:tc>
        <w:tc>
          <w:tcPr>
            <w:tcW w:w="1664" w:type="dxa"/>
          </w:tcPr>
          <w:p w14:paraId="5A58EE18" w14:textId="77777777" w:rsidR="008E2BB4" w:rsidRPr="00C944C1" w:rsidRDefault="008E2BB4" w:rsidP="008E2BB4">
            <w:pPr>
              <w:spacing w:line="480" w:lineRule="auto"/>
              <w:jc w:val="center"/>
              <w:rPr>
                <w:sz w:val="24"/>
                <w:szCs w:val="24"/>
              </w:rPr>
            </w:pPr>
            <w:r>
              <w:rPr>
                <w:sz w:val="24"/>
                <w:szCs w:val="24"/>
              </w:rPr>
              <w:t>Torne</w:t>
            </w:r>
            <w:r w:rsidRPr="00C944C1">
              <w:rPr>
                <w:sz w:val="24"/>
                <w:szCs w:val="24"/>
              </w:rPr>
              <w:t xml:space="preserve"> AIC</w:t>
            </w:r>
          </w:p>
        </w:tc>
        <w:tc>
          <w:tcPr>
            <w:tcW w:w="1486" w:type="dxa"/>
          </w:tcPr>
          <w:p w14:paraId="20B2EF14" w14:textId="77777777" w:rsidR="008E2BB4" w:rsidRPr="00C944C1" w:rsidRDefault="008E2BB4" w:rsidP="008E2BB4">
            <w:pPr>
              <w:spacing w:line="480" w:lineRule="auto"/>
              <w:jc w:val="center"/>
              <w:rPr>
                <w:sz w:val="24"/>
                <w:szCs w:val="24"/>
              </w:rPr>
            </w:pPr>
            <w:proofErr w:type="spellStart"/>
            <w:r w:rsidRPr="00C944C1">
              <w:rPr>
                <w:sz w:val="24"/>
                <w:szCs w:val="24"/>
              </w:rPr>
              <w:t>Suwa</w:t>
            </w:r>
            <w:proofErr w:type="spellEnd"/>
            <w:r w:rsidRPr="00C944C1">
              <w:rPr>
                <w:sz w:val="24"/>
                <w:szCs w:val="24"/>
              </w:rPr>
              <w:t xml:space="preserve"> AIC</w:t>
            </w:r>
          </w:p>
        </w:tc>
      </w:tr>
      <w:tr w:rsidR="008E2BB4" w:rsidRPr="00C944C1" w14:paraId="00B90242" w14:textId="77777777" w:rsidTr="008E2BB4">
        <w:trPr>
          <w:trHeight w:val="526"/>
        </w:trPr>
        <w:tc>
          <w:tcPr>
            <w:tcW w:w="5868" w:type="dxa"/>
          </w:tcPr>
          <w:p w14:paraId="5F9DB4A3" w14:textId="77777777" w:rsidR="008E2BB4" w:rsidRPr="00C944C1" w:rsidRDefault="008E2BB4" w:rsidP="008E2BB4">
            <w:pPr>
              <w:spacing w:line="480" w:lineRule="auto"/>
              <w:rPr>
                <w:sz w:val="24"/>
                <w:szCs w:val="24"/>
              </w:rPr>
            </w:pPr>
            <w:r w:rsidRPr="00C944C1">
              <w:rPr>
                <w:noProof/>
                <w:position w:val="-10"/>
                <w:sz w:val="24"/>
                <w:szCs w:val="24"/>
                <w:lang w:eastAsia="en-US"/>
              </w:rPr>
              <w:drawing>
                <wp:inline distT="0" distB="0" distL="0" distR="0" wp14:anchorId="0FE18828" wp14:editId="5A311AD4">
                  <wp:extent cx="1064260" cy="228600"/>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4260" cy="228600"/>
                          </a:xfrm>
                          <a:prstGeom prst="rect">
                            <a:avLst/>
                          </a:prstGeom>
                          <a:noFill/>
                          <a:ln>
                            <a:noFill/>
                          </a:ln>
                        </pic:spPr>
                      </pic:pic>
                    </a:graphicData>
                  </a:graphic>
                </wp:inline>
              </w:drawing>
            </w:r>
            <w:r w:rsidRPr="00C944C1">
              <w:rPr>
                <w:sz w:val="24"/>
                <w:szCs w:val="24"/>
              </w:rPr>
              <w:t xml:space="preserve"> </w:t>
            </w:r>
          </w:p>
        </w:tc>
        <w:tc>
          <w:tcPr>
            <w:tcW w:w="1664" w:type="dxa"/>
          </w:tcPr>
          <w:p w14:paraId="4027C009" w14:textId="77777777" w:rsidR="008E2BB4" w:rsidRPr="00C944C1" w:rsidRDefault="008E2BB4" w:rsidP="008E2BB4">
            <w:pPr>
              <w:spacing w:line="480" w:lineRule="auto"/>
              <w:jc w:val="center"/>
              <w:rPr>
                <w:sz w:val="24"/>
                <w:szCs w:val="24"/>
              </w:rPr>
            </w:pPr>
            <w:r w:rsidRPr="00C944C1">
              <w:rPr>
                <w:sz w:val="24"/>
                <w:szCs w:val="24"/>
              </w:rPr>
              <w:t>2155.825</w:t>
            </w:r>
          </w:p>
        </w:tc>
        <w:tc>
          <w:tcPr>
            <w:tcW w:w="1486" w:type="dxa"/>
          </w:tcPr>
          <w:p w14:paraId="4FFEE58C" w14:textId="77777777" w:rsidR="008E2BB4" w:rsidRPr="00C944C1" w:rsidRDefault="008E2BB4" w:rsidP="008E2BB4">
            <w:pPr>
              <w:spacing w:line="480" w:lineRule="auto"/>
              <w:jc w:val="center"/>
              <w:rPr>
                <w:sz w:val="24"/>
                <w:szCs w:val="24"/>
              </w:rPr>
            </w:pPr>
            <w:r w:rsidRPr="00C944C1">
              <w:rPr>
                <w:sz w:val="24"/>
                <w:szCs w:val="24"/>
              </w:rPr>
              <w:t>3536.38</w:t>
            </w:r>
          </w:p>
        </w:tc>
      </w:tr>
      <w:tr w:rsidR="008E2BB4" w:rsidRPr="00C944C1" w14:paraId="515E1426" w14:textId="77777777" w:rsidTr="008E2BB4">
        <w:trPr>
          <w:trHeight w:val="526"/>
        </w:trPr>
        <w:tc>
          <w:tcPr>
            <w:tcW w:w="5868" w:type="dxa"/>
          </w:tcPr>
          <w:p w14:paraId="54983BA6" w14:textId="77777777" w:rsidR="008E2BB4" w:rsidRPr="00C944C1" w:rsidRDefault="008E2BB4" w:rsidP="008E2BB4">
            <w:pPr>
              <w:spacing w:line="480" w:lineRule="auto"/>
              <w:rPr>
                <w:sz w:val="24"/>
                <w:szCs w:val="24"/>
              </w:rPr>
            </w:pPr>
            <w:r w:rsidRPr="00C944C1">
              <w:rPr>
                <w:noProof/>
                <w:position w:val="-14"/>
                <w:sz w:val="24"/>
                <w:szCs w:val="24"/>
                <w:lang w:eastAsia="en-US"/>
              </w:rPr>
              <w:drawing>
                <wp:inline distT="0" distB="0" distL="0" distR="0" wp14:anchorId="28DF2EFA" wp14:editId="1519FF3F">
                  <wp:extent cx="1500505" cy="257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0505" cy="257175"/>
                          </a:xfrm>
                          <a:prstGeom prst="rect">
                            <a:avLst/>
                          </a:prstGeom>
                          <a:noFill/>
                          <a:ln>
                            <a:noFill/>
                          </a:ln>
                        </pic:spPr>
                      </pic:pic>
                    </a:graphicData>
                  </a:graphic>
                </wp:inline>
              </w:drawing>
            </w:r>
            <w:r w:rsidRPr="00C944C1">
              <w:rPr>
                <w:sz w:val="24"/>
                <w:szCs w:val="24"/>
              </w:rPr>
              <w:t xml:space="preserve"> </w:t>
            </w:r>
          </w:p>
        </w:tc>
        <w:tc>
          <w:tcPr>
            <w:tcW w:w="1664" w:type="dxa"/>
          </w:tcPr>
          <w:p w14:paraId="6F352672" w14:textId="77777777" w:rsidR="008E2BB4" w:rsidRPr="00C944C1" w:rsidRDefault="008E2BB4" w:rsidP="008E2BB4">
            <w:pPr>
              <w:spacing w:line="480" w:lineRule="auto"/>
              <w:jc w:val="center"/>
              <w:rPr>
                <w:sz w:val="24"/>
                <w:szCs w:val="24"/>
              </w:rPr>
            </w:pPr>
            <w:r w:rsidRPr="00C944C1">
              <w:rPr>
                <w:sz w:val="24"/>
                <w:szCs w:val="24"/>
              </w:rPr>
              <w:t>2154.881</w:t>
            </w:r>
          </w:p>
        </w:tc>
        <w:tc>
          <w:tcPr>
            <w:tcW w:w="1486" w:type="dxa"/>
          </w:tcPr>
          <w:p w14:paraId="6510D23B" w14:textId="77777777" w:rsidR="008E2BB4" w:rsidRPr="00C944C1" w:rsidRDefault="008E2BB4" w:rsidP="008E2BB4">
            <w:pPr>
              <w:spacing w:line="480" w:lineRule="auto"/>
              <w:jc w:val="center"/>
              <w:rPr>
                <w:sz w:val="24"/>
                <w:szCs w:val="24"/>
              </w:rPr>
            </w:pPr>
            <w:r w:rsidRPr="00C944C1">
              <w:rPr>
                <w:sz w:val="24"/>
                <w:szCs w:val="24"/>
              </w:rPr>
              <w:t>3515.407</w:t>
            </w:r>
          </w:p>
        </w:tc>
      </w:tr>
      <w:tr w:rsidR="008E2BB4" w:rsidRPr="00C944C1" w14:paraId="127EEB5B" w14:textId="77777777" w:rsidTr="008E2BB4">
        <w:trPr>
          <w:trHeight w:val="513"/>
        </w:trPr>
        <w:tc>
          <w:tcPr>
            <w:tcW w:w="5868" w:type="dxa"/>
          </w:tcPr>
          <w:p w14:paraId="2137D32B" w14:textId="77777777" w:rsidR="008E2BB4" w:rsidRPr="00C944C1" w:rsidRDefault="008E2BB4" w:rsidP="008E2BB4">
            <w:pPr>
              <w:spacing w:line="480" w:lineRule="auto"/>
              <w:rPr>
                <w:sz w:val="24"/>
                <w:szCs w:val="24"/>
              </w:rPr>
            </w:pPr>
            <w:r w:rsidRPr="00C944C1">
              <w:rPr>
                <w:noProof/>
                <w:position w:val="-10"/>
                <w:sz w:val="24"/>
                <w:szCs w:val="24"/>
                <w:lang w:eastAsia="en-US"/>
              </w:rPr>
              <w:drawing>
                <wp:inline distT="0" distB="0" distL="0" distR="0" wp14:anchorId="2161BFDF" wp14:editId="3E0A9964">
                  <wp:extent cx="2235835"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5835" cy="228600"/>
                          </a:xfrm>
                          <a:prstGeom prst="rect">
                            <a:avLst/>
                          </a:prstGeom>
                          <a:noFill/>
                          <a:ln>
                            <a:noFill/>
                          </a:ln>
                        </pic:spPr>
                      </pic:pic>
                    </a:graphicData>
                  </a:graphic>
                </wp:inline>
              </w:drawing>
            </w:r>
            <w:r w:rsidRPr="00C944C1">
              <w:rPr>
                <w:sz w:val="24"/>
                <w:szCs w:val="24"/>
              </w:rPr>
              <w:t xml:space="preserve"> </w:t>
            </w:r>
          </w:p>
        </w:tc>
        <w:tc>
          <w:tcPr>
            <w:tcW w:w="1664" w:type="dxa"/>
          </w:tcPr>
          <w:p w14:paraId="75ACD888" w14:textId="77777777" w:rsidR="008E2BB4" w:rsidRPr="00C944C1" w:rsidRDefault="008E2BB4" w:rsidP="008E2BB4">
            <w:pPr>
              <w:spacing w:line="480" w:lineRule="auto"/>
              <w:jc w:val="center"/>
              <w:rPr>
                <w:sz w:val="24"/>
                <w:szCs w:val="24"/>
              </w:rPr>
            </w:pPr>
            <w:r w:rsidRPr="00C944C1">
              <w:rPr>
                <w:sz w:val="24"/>
                <w:szCs w:val="24"/>
              </w:rPr>
              <w:t>2153.072</w:t>
            </w:r>
          </w:p>
        </w:tc>
        <w:tc>
          <w:tcPr>
            <w:tcW w:w="1486" w:type="dxa"/>
          </w:tcPr>
          <w:p w14:paraId="02FBD74A" w14:textId="77777777" w:rsidR="008E2BB4" w:rsidRPr="00C944C1" w:rsidRDefault="008E2BB4" w:rsidP="008E2BB4">
            <w:pPr>
              <w:spacing w:line="480" w:lineRule="auto"/>
              <w:jc w:val="center"/>
              <w:rPr>
                <w:sz w:val="24"/>
                <w:szCs w:val="24"/>
              </w:rPr>
            </w:pPr>
            <w:r w:rsidRPr="00C944C1">
              <w:rPr>
                <w:sz w:val="24"/>
                <w:szCs w:val="24"/>
              </w:rPr>
              <w:t>3513.241</w:t>
            </w:r>
          </w:p>
        </w:tc>
      </w:tr>
      <w:tr w:rsidR="008E2BB4" w:rsidRPr="00C944C1" w14:paraId="1269DCD7" w14:textId="77777777" w:rsidTr="008E2BB4">
        <w:trPr>
          <w:trHeight w:val="538"/>
        </w:trPr>
        <w:tc>
          <w:tcPr>
            <w:tcW w:w="5868" w:type="dxa"/>
          </w:tcPr>
          <w:p w14:paraId="2A17C1C0" w14:textId="77777777" w:rsidR="008E2BB4" w:rsidRPr="00C944C1" w:rsidRDefault="008E2BB4" w:rsidP="008E2BB4">
            <w:pPr>
              <w:spacing w:line="480" w:lineRule="auto"/>
              <w:rPr>
                <w:sz w:val="24"/>
                <w:szCs w:val="24"/>
              </w:rPr>
            </w:pPr>
            <w:r w:rsidRPr="00C944C1">
              <w:rPr>
                <w:noProof/>
                <w:position w:val="-10"/>
                <w:sz w:val="24"/>
                <w:szCs w:val="24"/>
                <w:lang w:eastAsia="en-US"/>
              </w:rPr>
              <w:drawing>
                <wp:inline distT="0" distB="0" distL="0" distR="0" wp14:anchorId="37AB60D4" wp14:editId="44AE7424">
                  <wp:extent cx="3415030" cy="22860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5030" cy="228600"/>
                          </a:xfrm>
                          <a:prstGeom prst="rect">
                            <a:avLst/>
                          </a:prstGeom>
                          <a:noFill/>
                          <a:ln>
                            <a:noFill/>
                          </a:ln>
                        </pic:spPr>
                      </pic:pic>
                    </a:graphicData>
                  </a:graphic>
                </wp:inline>
              </w:drawing>
            </w:r>
            <w:r w:rsidRPr="00C944C1">
              <w:rPr>
                <w:sz w:val="24"/>
                <w:szCs w:val="24"/>
              </w:rPr>
              <w:t xml:space="preserve"> </w:t>
            </w:r>
          </w:p>
        </w:tc>
        <w:tc>
          <w:tcPr>
            <w:tcW w:w="1664" w:type="dxa"/>
          </w:tcPr>
          <w:p w14:paraId="6C70BC5D" w14:textId="77777777" w:rsidR="008E2BB4" w:rsidRPr="00C944C1" w:rsidRDefault="008E2BB4" w:rsidP="008E2BB4">
            <w:pPr>
              <w:spacing w:line="480" w:lineRule="auto"/>
              <w:jc w:val="center"/>
              <w:rPr>
                <w:sz w:val="24"/>
                <w:szCs w:val="24"/>
                <w:vertAlign w:val="superscript"/>
              </w:rPr>
            </w:pPr>
            <w:r w:rsidRPr="00C944C1">
              <w:rPr>
                <w:sz w:val="24"/>
                <w:szCs w:val="24"/>
              </w:rPr>
              <w:t>2152.774</w:t>
            </w:r>
            <w:r w:rsidRPr="00C944C1">
              <w:rPr>
                <w:sz w:val="24"/>
                <w:szCs w:val="24"/>
                <w:vertAlign w:val="superscript"/>
              </w:rPr>
              <w:t>*</w:t>
            </w:r>
          </w:p>
        </w:tc>
        <w:tc>
          <w:tcPr>
            <w:tcW w:w="1486" w:type="dxa"/>
          </w:tcPr>
          <w:p w14:paraId="3BF71EEA" w14:textId="77777777" w:rsidR="008E2BB4" w:rsidRPr="00C944C1" w:rsidRDefault="008E2BB4" w:rsidP="008E2BB4">
            <w:pPr>
              <w:spacing w:line="480" w:lineRule="auto"/>
              <w:jc w:val="center"/>
              <w:rPr>
                <w:sz w:val="24"/>
                <w:szCs w:val="24"/>
                <w:vertAlign w:val="superscript"/>
              </w:rPr>
            </w:pPr>
            <w:r w:rsidRPr="00C944C1">
              <w:rPr>
                <w:sz w:val="24"/>
                <w:szCs w:val="24"/>
              </w:rPr>
              <w:t>3511.682</w:t>
            </w:r>
            <w:r w:rsidRPr="00C944C1">
              <w:rPr>
                <w:sz w:val="24"/>
                <w:szCs w:val="24"/>
                <w:vertAlign w:val="superscript"/>
              </w:rPr>
              <w:t>**</w:t>
            </w:r>
          </w:p>
        </w:tc>
      </w:tr>
    </w:tbl>
    <w:p w14:paraId="0249D1D1" w14:textId="77777777" w:rsidR="008E2BB4" w:rsidRPr="00C944C1" w:rsidRDefault="008E2BB4" w:rsidP="008E2BB4">
      <w:pPr>
        <w:spacing w:line="480" w:lineRule="auto"/>
        <w:rPr>
          <w:rFonts w:ascii="Times New Roman" w:hAnsi="Times New Roman" w:cs="Times New Roman"/>
          <w:sz w:val="24"/>
          <w:szCs w:val="24"/>
        </w:rPr>
      </w:pPr>
      <w:r w:rsidRPr="00C944C1">
        <w:rPr>
          <w:rFonts w:ascii="Times New Roman" w:hAnsi="Times New Roman" w:cs="Times New Roman"/>
          <w:sz w:val="24"/>
          <w:szCs w:val="24"/>
          <w:vertAlign w:val="superscript"/>
        </w:rPr>
        <w:t>*</w:t>
      </w:r>
      <w:r w:rsidRPr="00C944C1">
        <w:rPr>
          <w:rFonts w:ascii="Times New Roman" w:hAnsi="Times New Roman" w:cs="Times New Roman"/>
          <w:sz w:val="24"/>
          <w:szCs w:val="24"/>
        </w:rPr>
        <w:t>Breakpoints restricted to being at least 10 years apart; See Figure S1.</w:t>
      </w:r>
    </w:p>
    <w:p w14:paraId="6502EAC2" w14:textId="77777777" w:rsidR="008E2BB4" w:rsidRPr="00C944C1" w:rsidRDefault="008E2BB4" w:rsidP="008E2BB4">
      <w:pPr>
        <w:spacing w:line="480" w:lineRule="auto"/>
        <w:rPr>
          <w:rFonts w:ascii="Times New Roman" w:hAnsi="Times New Roman" w:cs="Times New Roman"/>
          <w:sz w:val="24"/>
          <w:szCs w:val="24"/>
        </w:rPr>
      </w:pPr>
      <w:r w:rsidRPr="00C944C1">
        <w:rPr>
          <w:rFonts w:ascii="Times New Roman" w:hAnsi="Times New Roman" w:cs="Times New Roman"/>
          <w:sz w:val="24"/>
          <w:szCs w:val="24"/>
          <w:vertAlign w:val="superscript"/>
        </w:rPr>
        <w:t>**</w:t>
      </w:r>
      <w:r w:rsidRPr="00C944C1">
        <w:rPr>
          <w:rFonts w:ascii="Times New Roman" w:hAnsi="Times New Roman" w:cs="Times New Roman"/>
          <w:sz w:val="24"/>
          <w:szCs w:val="24"/>
        </w:rPr>
        <w:t>Breakpoints restricted to being at least 50 years apart; if restricted to 25 years, AIC = 3510.898.</w:t>
      </w:r>
      <w:r w:rsidRPr="00C944C1">
        <w:rPr>
          <w:rFonts w:ascii="Times New Roman" w:hAnsi="Times New Roman" w:cs="Times New Roman"/>
          <w:sz w:val="24"/>
          <w:szCs w:val="24"/>
        </w:rPr>
        <w:br w:type="page"/>
      </w:r>
    </w:p>
    <w:p w14:paraId="3BF4F849" w14:textId="77777777" w:rsidR="008E2BB4" w:rsidRPr="00C944C1" w:rsidRDefault="008E2BB4" w:rsidP="008E2BB4">
      <w:pPr>
        <w:spacing w:line="480" w:lineRule="auto"/>
        <w:rPr>
          <w:rFonts w:ascii="Times New Roman" w:hAnsi="Times New Roman" w:cs="Times New Roman"/>
          <w:sz w:val="24"/>
          <w:szCs w:val="24"/>
        </w:rPr>
      </w:pPr>
      <w:r w:rsidRPr="00C944C1">
        <w:rPr>
          <w:rFonts w:ascii="Times New Roman" w:hAnsi="Times New Roman" w:cs="Times New Roman"/>
          <w:noProof/>
          <w:sz w:val="24"/>
          <w:szCs w:val="24"/>
          <w:lang w:eastAsia="en-US"/>
        </w:rPr>
        <w:lastRenderedPageBreak/>
        <w:drawing>
          <wp:inline distT="0" distB="0" distL="0" distR="0" wp14:anchorId="73AA5BB9" wp14:editId="698DAF75">
            <wp:extent cx="4572000" cy="4572000"/>
            <wp:effectExtent l="0" t="0" r="0" b="0"/>
            <wp:docPr id="2" name="Picture 2" descr="Macintosh HD:Users:Battrd:Documents:School&amp;Work:WiscResearch:AncientIce:Figures:tornio.2BP.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acintosh HD:Users:Battrd:Documents:School&amp;Work:WiscResearch:AncientIce:Figures:tornio.2BP.surfa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313FD54" w14:textId="0F118DD6" w:rsidR="008E2BB4" w:rsidRPr="004B5DFF" w:rsidRDefault="008E2BB4" w:rsidP="004B5DFF">
      <w:pPr>
        <w:spacing w:line="480" w:lineRule="auto"/>
        <w:ind w:left="0" w:firstLine="0"/>
        <w:rPr>
          <w:rFonts w:ascii="Times New Roman" w:hAnsi="Times New Roman" w:cs="Times New Roman"/>
          <w:sz w:val="24"/>
          <w:szCs w:val="24"/>
        </w:rPr>
      </w:pPr>
      <w:r w:rsidRPr="00C944C1">
        <w:rPr>
          <w:rFonts w:ascii="Times New Roman" w:hAnsi="Times New Roman" w:cs="Times New Roman"/>
          <w:b/>
          <w:sz w:val="24"/>
          <w:szCs w:val="24"/>
        </w:rPr>
        <w:t>Figure S1.</w:t>
      </w:r>
      <w:r w:rsidRPr="00C944C1">
        <w:rPr>
          <w:rFonts w:ascii="Times New Roman" w:hAnsi="Times New Roman" w:cs="Times New Roman"/>
          <w:sz w:val="24"/>
          <w:szCs w:val="24"/>
        </w:rPr>
        <w:t xml:space="preserve"> Relative probabilities of two versus one breakpoint in the </w:t>
      </w:r>
      <w:r>
        <w:rPr>
          <w:rFonts w:ascii="Times New Roman" w:hAnsi="Times New Roman" w:cs="Times New Roman"/>
          <w:sz w:val="24"/>
          <w:szCs w:val="24"/>
        </w:rPr>
        <w:t>Torne</w:t>
      </w:r>
      <w:r w:rsidRPr="00C944C1">
        <w:rPr>
          <w:rFonts w:ascii="Times New Roman" w:hAnsi="Times New Roman" w:cs="Times New Roman"/>
          <w:sz w:val="24"/>
          <w:szCs w:val="24"/>
        </w:rPr>
        <w:t xml:space="preserve"> time series. Colors indicate change in AIC for the two breakpoint model relative to the one breakpoint model (Table S1) for all combinations of first and second breakpoint years in the two breakpoint model. Sloped lines2 indicate boundaries where the first and second breakpoints are separated by the indicated period of time. Note that when at least 25 years separates breakpoints, the one breakpoint model is always more parsimonious than the two breakpoint model (Table S1).</w:t>
      </w:r>
    </w:p>
    <w:sectPr w:rsidR="008E2BB4" w:rsidRPr="004B5DFF" w:rsidSect="006F651F">
      <w:footerReference w:type="even" r:id="rId27"/>
      <w:footerReference w:type="default" r:id="rId2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yan Batt" w:date="2014-12-31T12:05:00Z" w:initials="RB">
    <w:p w14:paraId="74DC58D6" w14:textId="7259AD36" w:rsidR="00E72B0C" w:rsidRDefault="00E72B0C">
      <w:pPr>
        <w:pStyle w:val="CommentText"/>
      </w:pPr>
      <w:r>
        <w:rPr>
          <w:rStyle w:val="CommentReference"/>
        </w:rPr>
        <w:annotationRef/>
      </w:r>
      <w:r>
        <w:t>Too vague?</w:t>
      </w:r>
    </w:p>
  </w:comment>
  <w:comment w:id="1" w:author="Ryan Batt" w:date="2014-12-31T12:11:00Z" w:initials="RB">
    <w:p w14:paraId="171B9B4F" w14:textId="1D39DBEF" w:rsidR="00E72B0C" w:rsidRDefault="00E72B0C">
      <w:pPr>
        <w:pStyle w:val="CommentText"/>
      </w:pPr>
      <w:r>
        <w:rPr>
          <w:rStyle w:val="CommentReference"/>
        </w:rPr>
        <w:annotationRef/>
      </w:r>
      <w:r>
        <w:t>I think we need a sharper title. “Multi-century observations of lake and river ice indicate abrupt shifts in climate”. I think that, in the least, we don’t need the “variability” part. If we add a bit more kick into the rest of the title, we don’t need “unique” either.</w:t>
      </w:r>
    </w:p>
  </w:comment>
  <w:comment w:id="6" w:author="Ryan Batt" w:date="2015-01-01T20:51:00Z" w:initials="RB">
    <w:p w14:paraId="25C1C3E1" w14:textId="4CC0FE5D" w:rsidR="00E72B0C" w:rsidRDefault="00E72B0C">
      <w:pPr>
        <w:pStyle w:val="CommentText"/>
      </w:pPr>
      <w:r>
        <w:rPr>
          <w:rStyle w:val="CommentReference"/>
        </w:rPr>
        <w:annotationRef/>
      </w:r>
      <w:r>
        <w:t>According to Wikipedia, the name of the river is “the Torne”, or “the Tornio”</w:t>
      </w:r>
      <w:proofErr w:type="gramStart"/>
      <w:r>
        <w:t xml:space="preserve">.  </w:t>
      </w:r>
      <w:proofErr w:type="gramEnd"/>
      <w:r>
        <w:t>So it should be “the river Torne”, not “Torne River”. That’s as far as I can tell.</w:t>
      </w:r>
    </w:p>
  </w:comment>
  <w:comment w:id="3" w:author="Ryan Batt" w:date="2015-01-01T20:53:00Z" w:initials="RB">
    <w:p w14:paraId="7C06C40E" w14:textId="4390693B" w:rsidR="00E72B0C" w:rsidRDefault="00E72B0C">
      <w:pPr>
        <w:pStyle w:val="CommentText"/>
      </w:pPr>
      <w:r>
        <w:rPr>
          <w:rStyle w:val="CommentReference"/>
        </w:rPr>
        <w:annotationRef/>
      </w:r>
      <w:r>
        <w:t xml:space="preserve">I think that throughout we should refer to “Lake </w:t>
      </w:r>
      <w:proofErr w:type="spellStart"/>
      <w:r>
        <w:t>Suwa</w:t>
      </w:r>
      <w:proofErr w:type="spellEnd"/>
      <w:r>
        <w:t>” and “Torne”. These are the full proper names for both systems. We can tactfully insert “the river Torne” where we want to make the distinction between river and lake systems.</w:t>
      </w:r>
    </w:p>
  </w:comment>
  <w:comment w:id="7" w:author="Ryan Batt" w:date="2015-01-01T20:48:00Z" w:initials="RB">
    <w:p w14:paraId="7633D72C" w14:textId="0B78F49C" w:rsidR="00E72B0C" w:rsidRDefault="00E72B0C">
      <w:pPr>
        <w:pStyle w:val="CommentText"/>
      </w:pPr>
      <w:r>
        <w:rPr>
          <w:rStyle w:val="CommentReference"/>
        </w:rPr>
        <w:annotationRef/>
      </w:r>
      <w:r>
        <w:t xml:space="preserve">Our analysis needs a more clearly stated mission. Why look for breakpoints? Why direct observations? </w:t>
      </w:r>
    </w:p>
  </w:comment>
  <w:comment w:id="14" w:author="Sapna Sharma" w:date="2014-12-23T16:43:00Z" w:initials="SS">
    <w:p w14:paraId="017E49C8" w14:textId="69C02AF2" w:rsidR="00E72B0C" w:rsidRDefault="00E72B0C">
      <w:pPr>
        <w:pStyle w:val="CommentText"/>
      </w:pPr>
      <w:r>
        <w:rPr>
          <w:rStyle w:val="CommentReference"/>
        </w:rPr>
        <w:annotationRef/>
      </w:r>
      <w:r>
        <w:t>Ryan, can you add the slopes please?</w:t>
      </w:r>
    </w:p>
  </w:comment>
  <w:comment w:id="32" w:author="Ryan Batt" w:date="2014-12-31T12:42:00Z" w:initials="RB">
    <w:p w14:paraId="5752C0B0" w14:textId="42B70F01" w:rsidR="00E72B0C" w:rsidRDefault="00E72B0C">
      <w:pPr>
        <w:pStyle w:val="CommentText"/>
      </w:pPr>
      <w:r>
        <w:rPr>
          <w:rStyle w:val="CommentReference"/>
        </w:rPr>
        <w:annotationRef/>
      </w:r>
      <w:r>
        <w:t>Do we know of others?</w:t>
      </w:r>
    </w:p>
  </w:comment>
  <w:comment w:id="33" w:author="Ryan Batt" w:date="2015-01-01T20:47:00Z" w:initials="RB">
    <w:p w14:paraId="5AF29F99" w14:textId="2DA74ED0" w:rsidR="00E72B0C" w:rsidRDefault="00E72B0C">
      <w:pPr>
        <w:pStyle w:val="CommentText"/>
      </w:pPr>
      <w:r>
        <w:rPr>
          <w:rStyle w:val="CommentReference"/>
        </w:rPr>
        <w:annotationRef/>
      </w:r>
      <w:r>
        <w:t>Right here we need to insert an explanation of hypotheses we’re testing with these data. Might be 1-2 sentences. But right now, “we analyzed” isn’t very sharp.</w:t>
      </w:r>
    </w:p>
  </w:comment>
  <w:comment w:id="39" w:author="Ryan Batt" w:date="2015-01-01T20:50:00Z" w:initials="RB">
    <w:p w14:paraId="670861ED" w14:textId="4F0198E7" w:rsidR="00E72B0C" w:rsidRDefault="00E72B0C">
      <w:pPr>
        <w:pStyle w:val="CommentText"/>
      </w:pPr>
      <w:r>
        <w:rPr>
          <w:rStyle w:val="CommentReference"/>
        </w:rPr>
        <w:annotationRef/>
      </w:r>
      <w:r>
        <w:t xml:space="preserve">We need to be consistent in using “Lake </w:t>
      </w:r>
      <w:proofErr w:type="spellStart"/>
      <w:r>
        <w:t>Suwa</w:t>
      </w:r>
      <w:proofErr w:type="spellEnd"/>
      <w:r>
        <w:t xml:space="preserve">” </w:t>
      </w:r>
      <w:proofErr w:type="spellStart"/>
      <w:r>
        <w:t>vs</w:t>
      </w:r>
      <w:proofErr w:type="spellEnd"/>
      <w:r>
        <w:t xml:space="preserve"> “</w:t>
      </w:r>
      <w:proofErr w:type="spellStart"/>
      <w:r>
        <w:t>Suwa</w:t>
      </w:r>
      <w:proofErr w:type="spellEnd"/>
      <w:r>
        <w:t>”</w:t>
      </w:r>
    </w:p>
  </w:comment>
  <w:comment w:id="40" w:author="Ryan Batt" w:date="2014-12-31T12:44:00Z" w:initials="RB">
    <w:p w14:paraId="13EC62E7" w14:textId="3675C9F3" w:rsidR="00E72B0C" w:rsidRDefault="00E72B0C">
      <w:pPr>
        <w:pStyle w:val="CommentText"/>
      </w:pPr>
      <w:r>
        <w:rPr>
          <w:rStyle w:val="CommentReference"/>
        </w:rPr>
        <w:annotationRef/>
      </w:r>
      <w:proofErr w:type="spellStart"/>
      <w:r>
        <w:t>Omiwatari</w:t>
      </w:r>
      <w:proofErr w:type="spellEnd"/>
      <w:r>
        <w:t xml:space="preserve"> date different from ice-on date, right?</w:t>
      </w:r>
    </w:p>
  </w:comment>
  <w:comment w:id="41" w:author="Ryan Batt" w:date="2015-01-01T20:53:00Z" w:initials="RB">
    <w:p w14:paraId="076A6DD0" w14:textId="05348969" w:rsidR="00E72B0C" w:rsidRDefault="00E72B0C">
      <w:pPr>
        <w:pStyle w:val="CommentText"/>
      </w:pPr>
      <w:r>
        <w:rPr>
          <w:rStyle w:val="CommentReference"/>
        </w:rPr>
        <w:annotationRef/>
      </w:r>
      <w:r>
        <w:t>Not clear why important</w:t>
      </w:r>
    </w:p>
  </w:comment>
  <w:comment w:id="42" w:author="Ryan Batt" w:date="2015-01-01T20:54:00Z" w:initials="RB">
    <w:p w14:paraId="07B11269" w14:textId="275EDB2C" w:rsidR="00E72B0C" w:rsidRDefault="00E72B0C">
      <w:pPr>
        <w:pStyle w:val="CommentText"/>
      </w:pPr>
      <w:r>
        <w:rPr>
          <w:rStyle w:val="CommentReference"/>
        </w:rPr>
        <w:annotationRef/>
      </w:r>
      <w:r>
        <w:t>This isn’t a very motivating question. It’s not really built up with any expectation as to whether the changes should be there or not, and what the implications of the results would be, or how it fits into past research.</w:t>
      </w:r>
    </w:p>
  </w:comment>
  <w:comment w:id="43" w:author="Ryan Batt" w:date="2015-01-01T20:55:00Z" w:initials="RB">
    <w:p w14:paraId="099E9E8C" w14:textId="29D8FABA" w:rsidR="00E72B0C" w:rsidRDefault="00E72B0C">
      <w:pPr>
        <w:pStyle w:val="CommentText"/>
      </w:pPr>
      <w:r>
        <w:rPr>
          <w:rStyle w:val="CommentReference"/>
        </w:rPr>
        <w:annotationRef/>
      </w:r>
      <w:r>
        <w:t>Why would they, or wouldn’t they? Citations highlighting criticism of the use of reconstructions to make inferences about climate??</w:t>
      </w:r>
    </w:p>
  </w:comment>
  <w:comment w:id="52" w:author="Sapna Sharma" w:date="2014-12-22T15:51:00Z" w:initials="SS">
    <w:p w14:paraId="55A5D66E" w14:textId="5BAABA5C" w:rsidR="00E72B0C" w:rsidRDefault="00E72B0C">
      <w:pPr>
        <w:pStyle w:val="CommentText"/>
      </w:pPr>
      <w:r>
        <w:rPr>
          <w:rStyle w:val="CommentReference"/>
        </w:rPr>
        <w:annotationRef/>
      </w:r>
      <w:r>
        <w:t>Ryan, could you please calculate the slopes per year (and multiply it by 10) before and after the breakpoint?</w:t>
      </w:r>
    </w:p>
  </w:comment>
  <w:comment w:id="87" w:author="Ryan Batt" w:date="2015-01-01T19:27:00Z" w:initials="RB">
    <w:p w14:paraId="240A71F9" w14:textId="0B4B38A9" w:rsidR="00E72B0C" w:rsidRDefault="00E72B0C">
      <w:pPr>
        <w:pStyle w:val="CommentText"/>
      </w:pPr>
      <w:ins w:id="105" w:author="Ryan Batt" w:date="2015-01-01T19:26:00Z">
        <w:r>
          <w:rPr>
            <w:rStyle w:val="CommentReference"/>
          </w:rPr>
          <w:annotationRef/>
        </w:r>
      </w:ins>
      <w:r>
        <w:t>With the previous wording of this information, I felt like the connection between the warming in the 1810’s and the breakpoints was not clear – now it’s clear why we are mentioning all of that information.</w:t>
      </w:r>
    </w:p>
  </w:comment>
  <w:comment w:id="110" w:author="Ryan Batt" w:date="2015-01-01T19:23:00Z" w:initials="RB">
    <w:p w14:paraId="1BE783F1" w14:textId="7ADB2D13" w:rsidR="00E72B0C" w:rsidRDefault="00E72B0C">
      <w:pPr>
        <w:pStyle w:val="CommentText"/>
      </w:pPr>
      <w:r>
        <w:rPr>
          <w:rStyle w:val="CommentReference"/>
        </w:rPr>
        <w:annotationRef/>
      </w:r>
      <w:r>
        <w:t>Reconstructions of what??</w:t>
      </w:r>
    </w:p>
  </w:comment>
  <w:comment w:id="162" w:author="Ryan Batt" w:date="2015-01-01T20:45:00Z" w:initials="RB">
    <w:p w14:paraId="0BB9DFC0" w14:textId="2CFAAD49" w:rsidR="00E72B0C" w:rsidRDefault="00E72B0C">
      <w:pPr>
        <w:pStyle w:val="CommentText"/>
      </w:pPr>
      <w:r>
        <w:rPr>
          <w:rStyle w:val="CommentReference"/>
        </w:rPr>
        <w:annotationRef/>
      </w:r>
      <w:r>
        <w:t>This falls a little flat for me. It isn’t clear how most of these factors would influence ice date. Also, unlike with the cherry blossom example, the population, urbanization, and deforestation lines of support aren’t things that were driven by climate. So it doesn’t really help our case that the breakpoint was driven by climate.</w:t>
      </w:r>
    </w:p>
    <w:p w14:paraId="4C928B66" w14:textId="77777777" w:rsidR="00E72B0C" w:rsidRDefault="00E72B0C">
      <w:pPr>
        <w:pStyle w:val="CommentText"/>
      </w:pPr>
    </w:p>
    <w:p w14:paraId="3BA5BBCA" w14:textId="40D898C7" w:rsidR="00E72B0C" w:rsidRDefault="00E72B0C">
      <w:pPr>
        <w:pStyle w:val="CommentText"/>
      </w:pPr>
      <w:r>
        <w:t>So there’s two things that these “coincidental” changes can do: 1) confirm that we have the right breakpoint date; 2) lend support to climate being the driving factor to the changes near the breakpoint.</w:t>
      </w:r>
    </w:p>
    <w:p w14:paraId="7B3F276E" w14:textId="77777777" w:rsidR="00E72B0C" w:rsidRDefault="00E72B0C">
      <w:pPr>
        <w:pStyle w:val="CommentText"/>
      </w:pPr>
    </w:p>
    <w:p w14:paraId="3C54C095" w14:textId="23969A42" w:rsidR="00E72B0C" w:rsidRDefault="00E72B0C">
      <w:pPr>
        <w:pStyle w:val="CommentText"/>
      </w:pPr>
      <w:r>
        <w:t>I cleaned up the wording of the text to make it a bit sharper, but I think this whole section just kind of meanders. The examples of co-occurring changes need to be accompanied by explicitly stated take-away messages/ interpretations pertinent to the hypotheses we’re testing.</w:t>
      </w:r>
    </w:p>
  </w:comment>
  <w:comment w:id="172" w:author="Ryan Batt" w:date="2015-01-01T20:59:00Z" w:initials="RB">
    <w:p w14:paraId="0B70B644" w14:textId="2DD04A76" w:rsidR="00E72B0C" w:rsidRDefault="00E72B0C">
      <w:pPr>
        <w:pStyle w:val="CommentText"/>
      </w:pPr>
      <w:r>
        <w:rPr>
          <w:rStyle w:val="CommentReference"/>
        </w:rPr>
        <w:annotationRef/>
      </w:r>
      <w:r>
        <w:t>Can we just delete this? Breaks up flow of sentence, and it isn’t yet clear what extent or grain size mean.</w:t>
      </w:r>
    </w:p>
  </w:comment>
  <w:comment w:id="189" w:author="Ryan Batt" w:date="2015-01-01T21:01:00Z" w:initials="RB">
    <w:p w14:paraId="123AD394" w14:textId="393F576C" w:rsidR="00E72B0C" w:rsidRDefault="00E72B0C">
      <w:pPr>
        <w:pStyle w:val="CommentText"/>
      </w:pPr>
      <w:r>
        <w:rPr>
          <w:rStyle w:val="CommentReference"/>
        </w:rPr>
        <w:annotationRef/>
      </w:r>
      <w:r>
        <w:t>Why are we looking at variability?</w:t>
      </w:r>
    </w:p>
  </w:comment>
  <w:comment w:id="197" w:author="Ryan Batt" w:date="2015-01-01T20:58:00Z" w:initials="RB">
    <w:p w14:paraId="76086F35" w14:textId="0624FCAC" w:rsidR="00E72B0C" w:rsidRDefault="00E72B0C">
      <w:pPr>
        <w:pStyle w:val="CommentText"/>
      </w:pPr>
      <w:r>
        <w:rPr>
          <w:rStyle w:val="CommentReference"/>
        </w:rPr>
        <w:annotationRef/>
      </w:r>
      <w:r>
        <w:t xml:space="preserve">Nobody examined &gt;150 </w:t>
      </w:r>
      <w:proofErr w:type="spellStart"/>
      <w:r>
        <w:t>yrs</w:t>
      </w:r>
      <w:proofErr w:type="spellEnd"/>
      <w:r>
        <w:t xml:space="preserve"> of climate variability? Ah, observational.</w:t>
      </w:r>
    </w:p>
  </w:comment>
  <w:comment w:id="246" w:author="Ryan Batt" w:date="2015-01-01T21:44:00Z" w:initials="RB">
    <w:p w14:paraId="72819B72" w14:textId="179A2137" w:rsidR="00E72B0C" w:rsidRDefault="00E72B0C">
      <w:pPr>
        <w:pStyle w:val="CommentText"/>
      </w:pPr>
      <w:ins w:id="256" w:author="Ryan Batt" w:date="2015-01-01T21:33:00Z">
        <w:r>
          <w:rPr>
            <w:rStyle w:val="CommentReference"/>
          </w:rPr>
          <w:annotationRef/>
        </w:r>
      </w:ins>
      <w:r>
        <w:t>Rather than wrote statement of the oscillations, periods, and their years of occurrence, I think we need to emphasize the fact that basically all of the oscillations are before the breakpoint. We’re getting lost in our own words. I started trying to do this, but it would have required an almost complete rewrite of the paragraphs involving these results.</w:t>
      </w:r>
    </w:p>
    <w:p w14:paraId="1D6DC7E3" w14:textId="77777777" w:rsidR="00E72B0C" w:rsidRDefault="00E72B0C">
      <w:pPr>
        <w:pStyle w:val="CommentText"/>
      </w:pPr>
    </w:p>
    <w:p w14:paraId="1F78FC97" w14:textId="5026A185" w:rsidR="00E72B0C" w:rsidRDefault="00E72B0C">
      <w:pPr>
        <w:pStyle w:val="CommentText"/>
      </w:pPr>
      <w:r>
        <w:t>Main Points (?):</w:t>
      </w:r>
    </w:p>
    <w:p w14:paraId="00E49B94" w14:textId="77777777" w:rsidR="00E72B0C" w:rsidRDefault="00E72B0C">
      <w:pPr>
        <w:pStyle w:val="CommentText"/>
      </w:pPr>
    </w:p>
    <w:p w14:paraId="3791F280" w14:textId="0651F21C" w:rsidR="00E72B0C" w:rsidRDefault="00E72B0C">
      <w:pPr>
        <w:pStyle w:val="CommentText"/>
      </w:pPr>
      <w:r>
        <w:t>Before the breakpoint, there are statistically significant, high-</w:t>
      </w:r>
      <w:proofErr w:type="gramStart"/>
      <w:r>
        <w:t>power  oscillations</w:t>
      </w:r>
      <w:proofErr w:type="gramEnd"/>
      <w:r>
        <w:t xml:space="preserve"> that span many periodicities and many years. &lt;</w:t>
      </w:r>
      <w:proofErr w:type="gramStart"/>
      <w:r>
        <w:t>in</w:t>
      </w:r>
      <w:proofErr w:type="gramEnd"/>
      <w:r>
        <w:t xml:space="preserve"> </w:t>
      </w:r>
      <w:proofErr w:type="spellStart"/>
      <w:r>
        <w:t>suwa</w:t>
      </w:r>
      <w:proofErr w:type="spellEnd"/>
      <w:r>
        <w:t>, these pre-breakpoint oscillations are found at periods of period1 to period2  between year1 and year2; do same for Torne&gt; After the breakpoints, significant oscillations are weaker (lower spectral power), restricted to narrower periodicities (most of which are at high frequencies), and they don’t last as long. After the breakpoint in Torne, there are no significant oscillations at periods longer than 16 years.</w:t>
      </w:r>
      <w:r w:rsidR="009A1BFA">
        <w:t xml:space="preserve"> After the breakpoint in Lake </w:t>
      </w:r>
      <w:proofErr w:type="spellStart"/>
      <w:r w:rsidR="009A1BFA">
        <w:t>Suwa</w:t>
      </w:r>
      <w:proofErr w:type="spellEnd"/>
      <w:r w:rsidR="009A1BFA">
        <w:t>, the only significant low frequency oscillation is constrained to periods of 50 to 60 years and only lasts about 50 years.</w:t>
      </w:r>
    </w:p>
    <w:p w14:paraId="3868115F" w14:textId="77777777" w:rsidR="00E72B0C" w:rsidRDefault="00E72B0C">
      <w:pPr>
        <w:pStyle w:val="CommentText"/>
      </w:pPr>
    </w:p>
    <w:p w14:paraId="4443E686" w14:textId="4188CB59" w:rsidR="00E72B0C" w:rsidRDefault="00E72B0C" w:rsidP="00E72B0C">
      <w:pPr>
        <w:pStyle w:val="CommentText"/>
      </w:pPr>
      <w:r>
        <w:t xml:space="preserve"> We have to find a clearer way of saying that. Right now I don’t think reviewers and editors will understand that from our writing.</w:t>
      </w:r>
    </w:p>
  </w:comment>
  <w:comment w:id="260" w:author="Sapna Sharma" w:date="2014-12-31T12:41:00Z" w:initials="SS">
    <w:p w14:paraId="5B410B1B" w14:textId="4D8CB7FE" w:rsidR="00E72B0C" w:rsidRDefault="00E72B0C" w:rsidP="00FF0764">
      <w:pPr>
        <w:pStyle w:val="CommentText"/>
      </w:pPr>
      <w:r>
        <w:rPr>
          <w:rStyle w:val="CommentReference"/>
        </w:rPr>
        <w:annotationRef/>
      </w:r>
      <w:r>
        <w:t xml:space="preserve">Luke, why doesn’t the graph for </w:t>
      </w:r>
      <w:proofErr w:type="spellStart"/>
      <w:r>
        <w:t>Suwa</w:t>
      </w:r>
      <w:proofErr w:type="spellEnd"/>
      <w:r>
        <w:t xml:space="preserve"> go to 128 years or at least longer than 64 years?</w:t>
      </w:r>
    </w:p>
  </w:comment>
  <w:comment w:id="261" w:author="Sapna Sharma" w:date="2014-12-23T11:35:00Z" w:initials="SS">
    <w:p w14:paraId="48C37049" w14:textId="5B19E01F" w:rsidR="00E72B0C" w:rsidRDefault="00E72B0C">
      <w:pPr>
        <w:pStyle w:val="CommentText"/>
      </w:pPr>
      <w:r>
        <w:rPr>
          <w:rStyle w:val="CommentReference"/>
        </w:rPr>
        <w:annotationRef/>
      </w:r>
      <w:r>
        <w:t>Luke, can you check all of the numbers please?</w:t>
      </w:r>
    </w:p>
  </w:comment>
  <w:comment w:id="266" w:author="Ryan Batt" w:date="2015-01-01T21:46:00Z" w:initials="RB">
    <w:p w14:paraId="48B9EDA8" w14:textId="5769347D" w:rsidR="009A1BFA" w:rsidRDefault="009A1BFA">
      <w:pPr>
        <w:pStyle w:val="CommentText"/>
      </w:pPr>
      <w:r>
        <w:rPr>
          <w:rStyle w:val="CommentReference"/>
        </w:rPr>
        <w:annotationRef/>
      </w:r>
      <w:r>
        <w:t>I think our reasoning for doing the analysis needs to be stated ahead of time; otherwise it’s written as “we did arbitrary analysis, maybe it means this”. Testable ideas with expectations and literature to support.</w:t>
      </w:r>
    </w:p>
  </w:comment>
  <w:comment w:id="271" w:author="Ryan Batt" w:date="2015-01-01T21:47:00Z" w:initials="RB">
    <w:p w14:paraId="00AB14CC" w14:textId="2AF4ED86" w:rsidR="009A1BFA" w:rsidRDefault="009A1BFA">
      <w:pPr>
        <w:pStyle w:val="CommentText"/>
      </w:pPr>
      <w:r>
        <w:rPr>
          <w:rStyle w:val="CommentReference"/>
        </w:rPr>
        <w:annotationRef/>
      </w:r>
      <w:r>
        <w:t>Also need to say way our observational record is different or better than reconstruction. If studies using reconstructions yield conflicting conclusions, which side does our observational record/ analysis come down on? I.e., can we use more reliable data to weigh in on one side of a debate/ source of confusion?</w:t>
      </w:r>
    </w:p>
  </w:comment>
  <w:comment w:id="286" w:author="Ryan Batt" w:date="2015-01-01T18:49:00Z" w:initials="RB">
    <w:p w14:paraId="619D450C" w14:textId="2D6FDDF5" w:rsidR="00E72B0C" w:rsidRDefault="00E72B0C">
      <w:pPr>
        <w:pStyle w:val="CommentText"/>
      </w:pPr>
      <w:r>
        <w:rPr>
          <w:rStyle w:val="CommentReference"/>
        </w:rPr>
        <w:annotationRef/>
      </w:r>
      <w:r>
        <w:rPr>
          <w:rStyle w:val="CommentReference"/>
        </w:rPr>
        <w:t>The changes I made to the prior sentence allow this sentence to make more sense, I believe.</w:t>
      </w:r>
    </w:p>
  </w:comment>
  <w:comment w:id="297" w:author="Ryan Batt" w:date="2015-01-01T21:56:00Z" w:initials="RB">
    <w:p w14:paraId="79D36BAB" w14:textId="593213F7" w:rsidR="00EA4055" w:rsidRDefault="00EA4055">
      <w:pPr>
        <w:pStyle w:val="CommentText"/>
      </w:pPr>
      <w:r>
        <w:rPr>
          <w:rStyle w:val="CommentReference"/>
        </w:rPr>
        <w:annotationRef/>
      </w:r>
      <w:r>
        <w:t>As far as I can tell, the main point of Figure 3 isn’t discussed in the text: that there are significant changes between drivers and ice dates before and after breakpoints. If this isn’t relevant, then we shouldn’t have the figure showing that distinction.</w:t>
      </w:r>
    </w:p>
  </w:comment>
  <w:comment w:id="307" w:author="Ryan Batt" w:date="2015-01-01T18:58:00Z" w:initials="RB">
    <w:p w14:paraId="05BE0726" w14:textId="6FAF2D26" w:rsidR="00E72B0C" w:rsidRPr="009379FB" w:rsidRDefault="00E72B0C">
      <w:pPr>
        <w:pStyle w:val="CommentText"/>
      </w:pPr>
      <w:r>
        <w:rPr>
          <w:rStyle w:val="CommentReference"/>
        </w:rPr>
        <w:annotationRef/>
      </w:r>
      <w:r>
        <w:t>Change y axis to “proportion of no ice years (year</w:t>
      </w:r>
      <w:r>
        <w:rPr>
          <w:vertAlign w:val="superscript"/>
        </w:rPr>
        <w:t>-1</w:t>
      </w:r>
      <w:r>
        <w:t>)”; change x-axis to “Time period (calendar years)”. I don’t know what to put in the parentheses for the x-axis. It is likely that one could improve upon my suggestion.</w:t>
      </w:r>
    </w:p>
  </w:comment>
  <w:comment w:id="308" w:author="Sapna Sharma" w:date="2015-01-01T19:08:00Z" w:initials="SS">
    <w:p w14:paraId="2716613F" w14:textId="77777777" w:rsidR="00E72B0C" w:rsidRDefault="00E72B0C" w:rsidP="00DF7065">
      <w:pPr>
        <w:pStyle w:val="CommentText"/>
      </w:pPr>
      <w:r>
        <w:rPr>
          <w:rStyle w:val="CommentReference"/>
        </w:rPr>
        <w:annotationRef/>
      </w:r>
      <w:r>
        <w:t>Ryan, can you add a z axis in which it is the count in number of years that the lake did not freeze for each 50 year period?</w:t>
      </w:r>
    </w:p>
    <w:p w14:paraId="364ECB61" w14:textId="33F07229" w:rsidR="00E72B0C" w:rsidRDefault="00E72B0C" w:rsidP="00DF7065">
      <w:pPr>
        <w:pStyle w:val="CommentText"/>
      </w:pPr>
      <w:r>
        <w:t>And figure legends of A, B, and C</w:t>
      </w:r>
    </w:p>
    <w:p w14:paraId="569FC909" w14:textId="77777777" w:rsidR="00E72B0C" w:rsidRDefault="00E72B0C" w:rsidP="00DF7065">
      <w:pPr>
        <w:pStyle w:val="CommentText"/>
      </w:pPr>
    </w:p>
    <w:p w14:paraId="4CDF8FBE" w14:textId="67C2D810" w:rsidR="00E72B0C" w:rsidRDefault="00E72B0C" w:rsidP="00DF7065">
      <w:pPr>
        <w:pStyle w:val="CommentText"/>
      </w:pPr>
      <w:r>
        <w:t xml:space="preserve">I think trying to combine this figure with what I made is </w:t>
      </w:r>
      <w:proofErr w:type="spellStart"/>
      <w:r>
        <w:t>awkard</w:t>
      </w:r>
      <w:proofErr w:type="spellEnd"/>
      <w:r>
        <w:t>. Just create a separate figure.</w:t>
      </w:r>
    </w:p>
  </w:comment>
  <w:comment w:id="312" w:author="Ryan Batt" w:date="2015-01-01T18:54:00Z" w:initials="RB">
    <w:p w14:paraId="358AB263" w14:textId="25FA2BB1" w:rsidR="00E72B0C" w:rsidRDefault="00E72B0C">
      <w:pPr>
        <w:pStyle w:val="CommentText"/>
      </w:pPr>
      <w:r>
        <w:rPr>
          <w:rStyle w:val="CommentReference"/>
        </w:rPr>
        <w:annotationRef/>
      </w:r>
      <w:r>
        <w:t>Can we change this to the proportion of no-ice years during each period? That way it doesn’t matter that the blocks aren’t exactly the same size? I also find the use of the word “probability” to be problematic here, just because it seems that a simpler word laden with fewer statistical associations would suffice (proportion).</w:t>
      </w:r>
    </w:p>
  </w:comment>
  <w:comment w:id="323" w:author="Ryan Batt" w:date="2015-01-01T21:24:00Z" w:initials="RB">
    <w:p w14:paraId="1FC9E13E" w14:textId="3A175E29" w:rsidR="00E72B0C" w:rsidRDefault="00E72B0C">
      <w:pPr>
        <w:pStyle w:val="CommentText"/>
      </w:pPr>
      <w:r>
        <w:rPr>
          <w:rStyle w:val="CommentReference"/>
        </w:rPr>
        <w:annotationRef/>
      </w:r>
      <w:r>
        <w:t>Need to define the color</w:t>
      </w:r>
    </w:p>
  </w:comment>
  <w:comment w:id="322" w:author="Ryan Batt" w:date="2015-01-01T19:04:00Z" w:initials="RB">
    <w:p w14:paraId="4418671E" w14:textId="27DB9F39" w:rsidR="00E72B0C" w:rsidRDefault="00E72B0C">
      <w:pPr>
        <w:pStyle w:val="CommentText"/>
      </w:pPr>
      <w:r>
        <w:rPr>
          <w:rStyle w:val="CommentReference"/>
        </w:rPr>
        <w:annotationRef/>
      </w:r>
      <w:r>
        <w:t>Possible to remove rectangles around A-F, and instead use bold black? But probably keep Panels A and B the same, b/c hard to read otherwise.</w:t>
      </w:r>
    </w:p>
    <w:p w14:paraId="0792DAAC" w14:textId="77777777" w:rsidR="00E72B0C" w:rsidRDefault="00E72B0C">
      <w:pPr>
        <w:pStyle w:val="CommentText"/>
      </w:pPr>
    </w:p>
    <w:p w14:paraId="2FCCA7CE" w14:textId="74544C2C" w:rsidR="00E72B0C" w:rsidRDefault="00E72B0C">
      <w:pPr>
        <w:pStyle w:val="CommentText"/>
      </w:pPr>
      <w:proofErr w:type="spellStart"/>
      <w:r>
        <w:t>Sapna</w:t>
      </w:r>
      <w:proofErr w:type="spellEnd"/>
      <w:r>
        <w:t xml:space="preserve"> and John suggested aligning the years, but I think this creates a lot of extra white space. I would make a 2-by-2 figure, with Tornio in the first column, and </w:t>
      </w:r>
      <w:proofErr w:type="spellStart"/>
      <w:r>
        <w:t>Suwa</w:t>
      </w:r>
      <w:proofErr w:type="spellEnd"/>
      <w:r>
        <w:t xml:space="preserve"> in the second column. I would also just call A&amp;C and B&amp;D the same panel. It’d be much easier to read (you could do away with the Torne and </w:t>
      </w:r>
      <w:proofErr w:type="spellStart"/>
      <w:r>
        <w:t>Suwa</w:t>
      </w:r>
      <w:proofErr w:type="spellEnd"/>
      <w:r>
        <w:t xml:space="preserve"> labels), and it would obviate the “align years” issue, mostly.</w:t>
      </w:r>
    </w:p>
    <w:p w14:paraId="5A2E7EA0" w14:textId="77777777" w:rsidR="00E72B0C" w:rsidRDefault="00E72B0C">
      <w:pPr>
        <w:pStyle w:val="CommentText"/>
      </w:pPr>
    </w:p>
    <w:p w14:paraId="3FE72D42" w14:textId="71A6181B" w:rsidR="00E72B0C" w:rsidRDefault="00E72B0C">
      <w:pPr>
        <w:pStyle w:val="CommentText"/>
      </w:pPr>
      <w:r>
        <w:t>Also, the y axes for E and F aren’t labeled.</w:t>
      </w:r>
    </w:p>
    <w:p w14:paraId="46A3F472" w14:textId="77777777" w:rsidR="00E72B0C" w:rsidRDefault="00E72B0C">
      <w:pPr>
        <w:pStyle w:val="CommentText"/>
      </w:pPr>
    </w:p>
    <w:p w14:paraId="1C79B40A" w14:textId="470B46C1" w:rsidR="00E72B0C" w:rsidRDefault="00E72B0C">
      <w:pPr>
        <w:pStyle w:val="CommentText"/>
      </w:pPr>
      <w:r>
        <w:t xml:space="preserve">I’ll put these comments on </w:t>
      </w:r>
      <w:proofErr w:type="spellStart"/>
      <w:r>
        <w:t>github</w:t>
      </w:r>
      <w:proofErr w:type="spellEnd"/>
    </w:p>
    <w:p w14:paraId="421318AA" w14:textId="77777777" w:rsidR="00E72B0C" w:rsidRDefault="00E72B0C">
      <w:pPr>
        <w:pStyle w:val="CommentText"/>
      </w:pPr>
    </w:p>
  </w:comment>
  <w:comment w:id="324" w:author="Sapna Sharma" w:date="2014-12-23T19:07:00Z" w:initials="SS">
    <w:p w14:paraId="5B6E1888" w14:textId="1EDD3A30" w:rsidR="00E72B0C" w:rsidRDefault="00E72B0C" w:rsidP="00DF7065">
      <w:pPr>
        <w:pStyle w:val="CommentText"/>
      </w:pPr>
      <w:r>
        <w:rPr>
          <w:rStyle w:val="CommentReference"/>
        </w:rPr>
        <w:annotationRef/>
      </w:r>
      <w:r>
        <w:t xml:space="preserve">Luke, can you move </w:t>
      </w:r>
      <w:proofErr w:type="spellStart"/>
      <w:r>
        <w:t>Suwa</w:t>
      </w:r>
      <w:proofErr w:type="spellEnd"/>
      <w:r>
        <w:t xml:space="preserve"> to the top panels and change the name of “Torne” to “Torne”</w:t>
      </w:r>
      <w:proofErr w:type="gramStart"/>
      <w:r>
        <w:t xml:space="preserve">?  </w:t>
      </w:r>
      <w:proofErr w:type="gramEnd"/>
      <w:r>
        <w:t xml:space="preserve">Also, the variability graphs should go first A and B, followed by the </w:t>
      </w:r>
      <w:proofErr w:type="spellStart"/>
      <w:r>
        <w:t>colourful</w:t>
      </w:r>
      <w:proofErr w:type="spellEnd"/>
      <w:r>
        <w:t xml:space="preserve"> spectral analysis and then the power spectrum.  The y-axis in the variability graph also needs to be labeled.   The breakpoint line should be darker.</w:t>
      </w:r>
    </w:p>
  </w:comment>
  <w:comment w:id="331" w:author="Sapna Sharma" w:date="2014-12-31T12:35:00Z" w:initials="SS">
    <w:p w14:paraId="10C03C11" w14:textId="77777777" w:rsidR="00E72B0C" w:rsidRDefault="00E72B0C" w:rsidP="00DF7065">
      <w:pPr>
        <w:pStyle w:val="CommentText"/>
      </w:pPr>
      <w:r>
        <w:rPr>
          <w:rStyle w:val="CommentReference"/>
        </w:rPr>
        <w:annotationRef/>
      </w:r>
      <w:r>
        <w:t>Ryan, can we get rid of year?</w:t>
      </w:r>
    </w:p>
    <w:p w14:paraId="4C06D186" w14:textId="77777777" w:rsidR="00E72B0C" w:rsidRDefault="00E72B0C" w:rsidP="00DF7065">
      <w:pPr>
        <w:pStyle w:val="CommentText"/>
      </w:pPr>
      <w:r>
        <w:t>And add A and B</w:t>
      </w:r>
    </w:p>
    <w:p w14:paraId="21271CC9" w14:textId="77777777" w:rsidR="00E72B0C" w:rsidRDefault="00E72B0C" w:rsidP="00DF7065">
      <w:pPr>
        <w:pStyle w:val="CommentText"/>
      </w:pPr>
    </w:p>
    <w:p w14:paraId="2C2C371C" w14:textId="7888879C" w:rsidR="00E72B0C" w:rsidRDefault="00E72B0C" w:rsidP="00DF7065">
      <w:pPr>
        <w:pStyle w:val="CommentText"/>
      </w:pPr>
      <w:r>
        <w:t>Ryan: I completely agree. I was going to suggest this myself!</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FF44BF" w14:textId="77777777" w:rsidR="00E72B0C" w:rsidRDefault="00E72B0C" w:rsidP="006F651F">
      <w:r>
        <w:separator/>
      </w:r>
    </w:p>
  </w:endnote>
  <w:endnote w:type="continuationSeparator" w:id="0">
    <w:p w14:paraId="5B99DAC3" w14:textId="77777777" w:rsidR="00E72B0C" w:rsidRDefault="00E72B0C" w:rsidP="006F6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080E0000" w:usb2="00000010" w:usb3="00000000" w:csb0="0004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65170" w14:textId="77777777" w:rsidR="00E72B0C" w:rsidRDefault="00E72B0C" w:rsidP="006F65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AF1825" w14:textId="77777777" w:rsidR="00E72B0C" w:rsidRDefault="00E72B0C" w:rsidP="006F651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18FA4D" w14:textId="77777777" w:rsidR="00E72B0C" w:rsidRDefault="00E72B0C" w:rsidP="006F651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A4055">
      <w:rPr>
        <w:rStyle w:val="PageNumber"/>
        <w:noProof/>
      </w:rPr>
      <w:t>7</w:t>
    </w:r>
    <w:r>
      <w:rPr>
        <w:rStyle w:val="PageNumber"/>
      </w:rPr>
      <w:fldChar w:fldCharType="end"/>
    </w:r>
  </w:p>
  <w:p w14:paraId="4047088E" w14:textId="77777777" w:rsidR="00E72B0C" w:rsidRDefault="00E72B0C" w:rsidP="006F651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B97C4C" w14:textId="77777777" w:rsidR="00E72B0C" w:rsidRDefault="00E72B0C" w:rsidP="006F651F">
      <w:r>
        <w:separator/>
      </w:r>
    </w:p>
  </w:footnote>
  <w:footnote w:type="continuationSeparator" w:id="0">
    <w:p w14:paraId="757529E5" w14:textId="77777777" w:rsidR="00E72B0C" w:rsidRDefault="00E72B0C" w:rsidP="006F651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3D88D9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FD22AD2"/>
    <w:multiLevelType w:val="hybridMultilevel"/>
    <w:tmpl w:val="01600E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BC2089"/>
    <w:multiLevelType w:val="hybridMultilevel"/>
    <w:tmpl w:val="8BBE8B50"/>
    <w:lvl w:ilvl="0" w:tplc="B718A7B6">
      <w:start w:val="4"/>
      <w:numFmt w:val="bullet"/>
      <w:lvlText w:val="-"/>
      <w:lvlJc w:val="left"/>
      <w:pPr>
        <w:ind w:left="720" w:hanging="360"/>
      </w:pPr>
      <w:rPr>
        <w:rFonts w:ascii="Times New Roman" w:eastAsia="SimSun" w:hAnsi="Times New Roman" w:cs="Times New Roman"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E21E7B"/>
    <w:multiLevelType w:val="hybridMultilevel"/>
    <w:tmpl w:val="44B671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C136DE"/>
    <w:multiLevelType w:val="hybridMultilevel"/>
    <w:tmpl w:val="FDD800D0"/>
    <w:lvl w:ilvl="0" w:tplc="61069BB6">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35"/>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D63"/>
    <w:rsid w:val="000112E0"/>
    <w:rsid w:val="00012B73"/>
    <w:rsid w:val="000137C0"/>
    <w:rsid w:val="00013A5C"/>
    <w:rsid w:val="0001549D"/>
    <w:rsid w:val="00023711"/>
    <w:rsid w:val="00032564"/>
    <w:rsid w:val="00036F9E"/>
    <w:rsid w:val="000417C7"/>
    <w:rsid w:val="0004300C"/>
    <w:rsid w:val="00053023"/>
    <w:rsid w:val="00071E41"/>
    <w:rsid w:val="00074BFB"/>
    <w:rsid w:val="00082FB8"/>
    <w:rsid w:val="00084E28"/>
    <w:rsid w:val="000865E8"/>
    <w:rsid w:val="00095C5B"/>
    <w:rsid w:val="000A7238"/>
    <w:rsid w:val="000B3021"/>
    <w:rsid w:val="000B769B"/>
    <w:rsid w:val="000C5A90"/>
    <w:rsid w:val="000D39D8"/>
    <w:rsid w:val="000E504E"/>
    <w:rsid w:val="000F374F"/>
    <w:rsid w:val="00113070"/>
    <w:rsid w:val="001165C9"/>
    <w:rsid w:val="001313FF"/>
    <w:rsid w:val="00137C27"/>
    <w:rsid w:val="00162362"/>
    <w:rsid w:val="00172FB2"/>
    <w:rsid w:val="0018134D"/>
    <w:rsid w:val="00184E55"/>
    <w:rsid w:val="001956C5"/>
    <w:rsid w:val="001A3EF6"/>
    <w:rsid w:val="001B0210"/>
    <w:rsid w:val="001B2EA9"/>
    <w:rsid w:val="001B616E"/>
    <w:rsid w:val="001B63FE"/>
    <w:rsid w:val="001C3B79"/>
    <w:rsid w:val="001E42AA"/>
    <w:rsid w:val="001E6F7A"/>
    <w:rsid w:val="001F6BA2"/>
    <w:rsid w:val="00205911"/>
    <w:rsid w:val="002240A5"/>
    <w:rsid w:val="00242E33"/>
    <w:rsid w:val="0024419F"/>
    <w:rsid w:val="00252035"/>
    <w:rsid w:val="0026678D"/>
    <w:rsid w:val="00287880"/>
    <w:rsid w:val="00292078"/>
    <w:rsid w:val="002B0E5C"/>
    <w:rsid w:val="002C3C11"/>
    <w:rsid w:val="002E0A00"/>
    <w:rsid w:val="002E6B72"/>
    <w:rsid w:val="002F2D24"/>
    <w:rsid w:val="002F4E01"/>
    <w:rsid w:val="003024C7"/>
    <w:rsid w:val="0033225E"/>
    <w:rsid w:val="003324A6"/>
    <w:rsid w:val="003347D2"/>
    <w:rsid w:val="0034703B"/>
    <w:rsid w:val="00350080"/>
    <w:rsid w:val="003504EC"/>
    <w:rsid w:val="0035502B"/>
    <w:rsid w:val="00361AC4"/>
    <w:rsid w:val="00370F6E"/>
    <w:rsid w:val="00381443"/>
    <w:rsid w:val="00386F7E"/>
    <w:rsid w:val="00394C35"/>
    <w:rsid w:val="003A726B"/>
    <w:rsid w:val="003B0309"/>
    <w:rsid w:val="003B43EA"/>
    <w:rsid w:val="003C3A5C"/>
    <w:rsid w:val="003C51BB"/>
    <w:rsid w:val="003C577E"/>
    <w:rsid w:val="003C6061"/>
    <w:rsid w:val="003D1A8D"/>
    <w:rsid w:val="003D6B29"/>
    <w:rsid w:val="003E0871"/>
    <w:rsid w:val="003E691E"/>
    <w:rsid w:val="003F28D8"/>
    <w:rsid w:val="00401D00"/>
    <w:rsid w:val="0042433B"/>
    <w:rsid w:val="004249AC"/>
    <w:rsid w:val="00440A50"/>
    <w:rsid w:val="00442743"/>
    <w:rsid w:val="004530A7"/>
    <w:rsid w:val="00462263"/>
    <w:rsid w:val="004769CC"/>
    <w:rsid w:val="00482B40"/>
    <w:rsid w:val="00483FDB"/>
    <w:rsid w:val="0048767A"/>
    <w:rsid w:val="004B5AB1"/>
    <w:rsid w:val="004B5DFF"/>
    <w:rsid w:val="004B7900"/>
    <w:rsid w:val="004C13FD"/>
    <w:rsid w:val="004C3203"/>
    <w:rsid w:val="004D0398"/>
    <w:rsid w:val="004D14C3"/>
    <w:rsid w:val="004D288B"/>
    <w:rsid w:val="004D5679"/>
    <w:rsid w:val="004E1B6C"/>
    <w:rsid w:val="004E30F7"/>
    <w:rsid w:val="004E6AFC"/>
    <w:rsid w:val="004F6C35"/>
    <w:rsid w:val="00503F77"/>
    <w:rsid w:val="0052122A"/>
    <w:rsid w:val="005279B7"/>
    <w:rsid w:val="005313D8"/>
    <w:rsid w:val="0053723E"/>
    <w:rsid w:val="00541852"/>
    <w:rsid w:val="00542B2A"/>
    <w:rsid w:val="0055244E"/>
    <w:rsid w:val="00553E83"/>
    <w:rsid w:val="00554719"/>
    <w:rsid w:val="00557464"/>
    <w:rsid w:val="005623FE"/>
    <w:rsid w:val="00563A00"/>
    <w:rsid w:val="005735E4"/>
    <w:rsid w:val="0057561D"/>
    <w:rsid w:val="005762BC"/>
    <w:rsid w:val="00581AAC"/>
    <w:rsid w:val="00582549"/>
    <w:rsid w:val="005A056F"/>
    <w:rsid w:val="005A4DEA"/>
    <w:rsid w:val="005A6199"/>
    <w:rsid w:val="005C5460"/>
    <w:rsid w:val="00610A13"/>
    <w:rsid w:val="006112A8"/>
    <w:rsid w:val="00613A8E"/>
    <w:rsid w:val="0061450D"/>
    <w:rsid w:val="006174AD"/>
    <w:rsid w:val="00622A4D"/>
    <w:rsid w:val="006370F2"/>
    <w:rsid w:val="00661585"/>
    <w:rsid w:val="0066560A"/>
    <w:rsid w:val="00666666"/>
    <w:rsid w:val="00670E95"/>
    <w:rsid w:val="00673323"/>
    <w:rsid w:val="0068212A"/>
    <w:rsid w:val="006869FA"/>
    <w:rsid w:val="00692A58"/>
    <w:rsid w:val="00692F2D"/>
    <w:rsid w:val="006A6785"/>
    <w:rsid w:val="006B63B7"/>
    <w:rsid w:val="006C13A6"/>
    <w:rsid w:val="006C34BA"/>
    <w:rsid w:val="006C57B1"/>
    <w:rsid w:val="006C583E"/>
    <w:rsid w:val="006D0593"/>
    <w:rsid w:val="006F651F"/>
    <w:rsid w:val="00700C1A"/>
    <w:rsid w:val="007016C0"/>
    <w:rsid w:val="00713000"/>
    <w:rsid w:val="00713F34"/>
    <w:rsid w:val="00714E09"/>
    <w:rsid w:val="0073569C"/>
    <w:rsid w:val="00745417"/>
    <w:rsid w:val="00751BEB"/>
    <w:rsid w:val="00761A6E"/>
    <w:rsid w:val="00762B76"/>
    <w:rsid w:val="00763BE6"/>
    <w:rsid w:val="007972B9"/>
    <w:rsid w:val="007A06B6"/>
    <w:rsid w:val="007A20AE"/>
    <w:rsid w:val="007C1971"/>
    <w:rsid w:val="007D04C2"/>
    <w:rsid w:val="007E23D0"/>
    <w:rsid w:val="007E7577"/>
    <w:rsid w:val="007F47FC"/>
    <w:rsid w:val="007F4FAF"/>
    <w:rsid w:val="007F7AC1"/>
    <w:rsid w:val="0081033A"/>
    <w:rsid w:val="0081330E"/>
    <w:rsid w:val="00820C49"/>
    <w:rsid w:val="00822811"/>
    <w:rsid w:val="0082382A"/>
    <w:rsid w:val="00830AD0"/>
    <w:rsid w:val="00843455"/>
    <w:rsid w:val="00872E95"/>
    <w:rsid w:val="00882B10"/>
    <w:rsid w:val="00891C17"/>
    <w:rsid w:val="00893E7C"/>
    <w:rsid w:val="008A28A3"/>
    <w:rsid w:val="008A2BF2"/>
    <w:rsid w:val="008A6790"/>
    <w:rsid w:val="008B6324"/>
    <w:rsid w:val="008C0109"/>
    <w:rsid w:val="008E033F"/>
    <w:rsid w:val="008E1E10"/>
    <w:rsid w:val="008E2BB4"/>
    <w:rsid w:val="008E58BE"/>
    <w:rsid w:val="008F4CE2"/>
    <w:rsid w:val="009000A5"/>
    <w:rsid w:val="00906AB0"/>
    <w:rsid w:val="00911DCA"/>
    <w:rsid w:val="009201E1"/>
    <w:rsid w:val="0092024D"/>
    <w:rsid w:val="00936DB1"/>
    <w:rsid w:val="009379FB"/>
    <w:rsid w:val="00954BE4"/>
    <w:rsid w:val="00956360"/>
    <w:rsid w:val="00960679"/>
    <w:rsid w:val="0096524D"/>
    <w:rsid w:val="00981687"/>
    <w:rsid w:val="00992DE7"/>
    <w:rsid w:val="00997B23"/>
    <w:rsid w:val="009A1BFA"/>
    <w:rsid w:val="009B17AB"/>
    <w:rsid w:val="009B1C34"/>
    <w:rsid w:val="009B54F2"/>
    <w:rsid w:val="009C2D56"/>
    <w:rsid w:val="009D6E3B"/>
    <w:rsid w:val="009E1A6D"/>
    <w:rsid w:val="009E7A3F"/>
    <w:rsid w:val="00A01736"/>
    <w:rsid w:val="00A2096B"/>
    <w:rsid w:val="00A219D0"/>
    <w:rsid w:val="00A22C14"/>
    <w:rsid w:val="00A252FD"/>
    <w:rsid w:val="00A401CA"/>
    <w:rsid w:val="00A474F0"/>
    <w:rsid w:val="00A55485"/>
    <w:rsid w:val="00A568A3"/>
    <w:rsid w:val="00A57F13"/>
    <w:rsid w:val="00A67D63"/>
    <w:rsid w:val="00A735D1"/>
    <w:rsid w:val="00A74CED"/>
    <w:rsid w:val="00A74D02"/>
    <w:rsid w:val="00A77688"/>
    <w:rsid w:val="00A834C4"/>
    <w:rsid w:val="00A84CF1"/>
    <w:rsid w:val="00A86201"/>
    <w:rsid w:val="00AB3374"/>
    <w:rsid w:val="00AB4089"/>
    <w:rsid w:val="00AC2E46"/>
    <w:rsid w:val="00AC51E0"/>
    <w:rsid w:val="00AE0316"/>
    <w:rsid w:val="00AE5FE9"/>
    <w:rsid w:val="00AE7175"/>
    <w:rsid w:val="00AF29BA"/>
    <w:rsid w:val="00AF5138"/>
    <w:rsid w:val="00B04E58"/>
    <w:rsid w:val="00B0547E"/>
    <w:rsid w:val="00B0587D"/>
    <w:rsid w:val="00B20E4C"/>
    <w:rsid w:val="00B21DC1"/>
    <w:rsid w:val="00B2329F"/>
    <w:rsid w:val="00B24ED7"/>
    <w:rsid w:val="00B25BC3"/>
    <w:rsid w:val="00B32F92"/>
    <w:rsid w:val="00B4081F"/>
    <w:rsid w:val="00B457CE"/>
    <w:rsid w:val="00B83B0C"/>
    <w:rsid w:val="00B95846"/>
    <w:rsid w:val="00BA2C60"/>
    <w:rsid w:val="00BA4A07"/>
    <w:rsid w:val="00BB032D"/>
    <w:rsid w:val="00BB17C0"/>
    <w:rsid w:val="00BB39B9"/>
    <w:rsid w:val="00BB61B5"/>
    <w:rsid w:val="00BE4CED"/>
    <w:rsid w:val="00C03D77"/>
    <w:rsid w:val="00C06564"/>
    <w:rsid w:val="00C21287"/>
    <w:rsid w:val="00C270B7"/>
    <w:rsid w:val="00C2741B"/>
    <w:rsid w:val="00C30011"/>
    <w:rsid w:val="00C3657E"/>
    <w:rsid w:val="00C36AA2"/>
    <w:rsid w:val="00C41911"/>
    <w:rsid w:val="00C45917"/>
    <w:rsid w:val="00C506E0"/>
    <w:rsid w:val="00C50EC2"/>
    <w:rsid w:val="00C61CD7"/>
    <w:rsid w:val="00C65190"/>
    <w:rsid w:val="00C84772"/>
    <w:rsid w:val="00C92A25"/>
    <w:rsid w:val="00C944C1"/>
    <w:rsid w:val="00CA3E50"/>
    <w:rsid w:val="00CB2A56"/>
    <w:rsid w:val="00CB3F23"/>
    <w:rsid w:val="00CB5E13"/>
    <w:rsid w:val="00CC26CE"/>
    <w:rsid w:val="00CC567C"/>
    <w:rsid w:val="00CD27BD"/>
    <w:rsid w:val="00CD5016"/>
    <w:rsid w:val="00CE0888"/>
    <w:rsid w:val="00CE225F"/>
    <w:rsid w:val="00CF0B5C"/>
    <w:rsid w:val="00D026A1"/>
    <w:rsid w:val="00D05839"/>
    <w:rsid w:val="00D07C39"/>
    <w:rsid w:val="00D2534B"/>
    <w:rsid w:val="00D271B6"/>
    <w:rsid w:val="00D27A23"/>
    <w:rsid w:val="00D312CA"/>
    <w:rsid w:val="00D43D1B"/>
    <w:rsid w:val="00D53B95"/>
    <w:rsid w:val="00D70CC3"/>
    <w:rsid w:val="00D8008D"/>
    <w:rsid w:val="00D94DF8"/>
    <w:rsid w:val="00DA5C79"/>
    <w:rsid w:val="00DC0C66"/>
    <w:rsid w:val="00DE15F1"/>
    <w:rsid w:val="00DE533D"/>
    <w:rsid w:val="00DF24C5"/>
    <w:rsid w:val="00DF7065"/>
    <w:rsid w:val="00E004CF"/>
    <w:rsid w:val="00E01030"/>
    <w:rsid w:val="00E02046"/>
    <w:rsid w:val="00E03717"/>
    <w:rsid w:val="00E26EFD"/>
    <w:rsid w:val="00E31C96"/>
    <w:rsid w:val="00E340D7"/>
    <w:rsid w:val="00E407B8"/>
    <w:rsid w:val="00E44021"/>
    <w:rsid w:val="00E505B5"/>
    <w:rsid w:val="00E50988"/>
    <w:rsid w:val="00E52DAA"/>
    <w:rsid w:val="00E5357D"/>
    <w:rsid w:val="00E55F07"/>
    <w:rsid w:val="00E623C6"/>
    <w:rsid w:val="00E62FD5"/>
    <w:rsid w:val="00E667FE"/>
    <w:rsid w:val="00E72B0C"/>
    <w:rsid w:val="00E77047"/>
    <w:rsid w:val="00E840A8"/>
    <w:rsid w:val="00E860FD"/>
    <w:rsid w:val="00E97CD0"/>
    <w:rsid w:val="00EA03D2"/>
    <w:rsid w:val="00EA4055"/>
    <w:rsid w:val="00EA5938"/>
    <w:rsid w:val="00EA678C"/>
    <w:rsid w:val="00EB699F"/>
    <w:rsid w:val="00EC1D22"/>
    <w:rsid w:val="00EC1ED8"/>
    <w:rsid w:val="00ED1EFA"/>
    <w:rsid w:val="00ED3FE8"/>
    <w:rsid w:val="00ED47CF"/>
    <w:rsid w:val="00ED5628"/>
    <w:rsid w:val="00EE2B06"/>
    <w:rsid w:val="00EE6AC0"/>
    <w:rsid w:val="00EF7BC8"/>
    <w:rsid w:val="00F0574D"/>
    <w:rsid w:val="00F07B51"/>
    <w:rsid w:val="00F40C41"/>
    <w:rsid w:val="00F414CC"/>
    <w:rsid w:val="00F418D8"/>
    <w:rsid w:val="00F4218E"/>
    <w:rsid w:val="00F4565B"/>
    <w:rsid w:val="00F46FC9"/>
    <w:rsid w:val="00F67B64"/>
    <w:rsid w:val="00F721ED"/>
    <w:rsid w:val="00F85251"/>
    <w:rsid w:val="00F85DB4"/>
    <w:rsid w:val="00F901CD"/>
    <w:rsid w:val="00F908AA"/>
    <w:rsid w:val="00F92DBA"/>
    <w:rsid w:val="00FA2F97"/>
    <w:rsid w:val="00FA621B"/>
    <w:rsid w:val="00FB2EF9"/>
    <w:rsid w:val="00FB752D"/>
    <w:rsid w:val="00FC0814"/>
    <w:rsid w:val="00FC3025"/>
    <w:rsid w:val="00FD63D1"/>
    <w:rsid w:val="00FD73C5"/>
    <w:rsid w:val="00FE70B9"/>
    <w:rsid w:val="00FE7FDF"/>
    <w:rsid w:val="00FF07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4"/>
    <o:shapelayout v:ext="edit">
      <o:idmap v:ext="edit" data="1"/>
    </o:shapelayout>
  </w:shapeDefaults>
  <w:decimalSymbol w:val="."/>
  <w:listSeparator w:val=","/>
  <w14:docId w14:val="3FA1D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3A6"/>
    <w:pPr>
      <w:ind w:left="720" w:hanging="360"/>
    </w:pPr>
    <w:rPr>
      <w:sz w:val="22"/>
      <w:szCs w:val="2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rsid w:val="00EA03D2"/>
    <w:rPr>
      <w:sz w:val="16"/>
      <w:szCs w:val="16"/>
    </w:rPr>
  </w:style>
  <w:style w:type="paragraph" w:styleId="CommentText">
    <w:name w:val="annotation text"/>
    <w:basedOn w:val="Normal"/>
    <w:link w:val="CommentTextChar"/>
    <w:uiPriority w:val="99"/>
    <w:semiHidden/>
    <w:unhideWhenUsed/>
    <w:rsid w:val="00EA03D2"/>
    <w:rPr>
      <w:rFonts w:cs="Courier"/>
      <w:sz w:val="20"/>
      <w:szCs w:val="20"/>
    </w:rPr>
  </w:style>
  <w:style w:type="character" w:customStyle="1" w:styleId="CommentTextChar">
    <w:name w:val="Comment Text Char"/>
    <w:link w:val="CommentText"/>
    <w:uiPriority w:val="99"/>
    <w:semiHidden/>
    <w:rsid w:val="00EA03D2"/>
    <w:rPr>
      <w:rFonts w:cs="Courier"/>
    </w:rPr>
  </w:style>
  <w:style w:type="paragraph" w:styleId="BalloonText">
    <w:name w:val="Balloon Text"/>
    <w:basedOn w:val="Normal"/>
    <w:link w:val="BalloonTextChar"/>
    <w:uiPriority w:val="99"/>
    <w:semiHidden/>
    <w:unhideWhenUsed/>
    <w:rsid w:val="00EA03D2"/>
    <w:rPr>
      <w:rFonts w:ascii="Tahoma" w:hAnsi="Tahoma" w:cs="Tahoma"/>
      <w:sz w:val="16"/>
      <w:szCs w:val="16"/>
    </w:rPr>
  </w:style>
  <w:style w:type="character" w:customStyle="1" w:styleId="BalloonTextChar">
    <w:name w:val="Balloon Text Char"/>
    <w:link w:val="BalloonText"/>
    <w:uiPriority w:val="99"/>
    <w:semiHidden/>
    <w:rsid w:val="00EA03D2"/>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9000A5"/>
    <w:rPr>
      <w:rFonts w:cs="Arial"/>
      <w:b/>
      <w:bCs/>
    </w:rPr>
  </w:style>
  <w:style w:type="character" w:customStyle="1" w:styleId="CommentSubjectChar">
    <w:name w:val="Comment Subject Char"/>
    <w:link w:val="CommentSubject"/>
    <w:uiPriority w:val="99"/>
    <w:semiHidden/>
    <w:rsid w:val="009000A5"/>
    <w:rPr>
      <w:rFonts w:cs="Courier"/>
      <w:b/>
      <w:bCs/>
    </w:rPr>
  </w:style>
  <w:style w:type="paragraph" w:styleId="Revision">
    <w:name w:val="Revision"/>
    <w:hidden/>
    <w:uiPriority w:val="71"/>
    <w:rsid w:val="00394C35"/>
    <w:rPr>
      <w:sz w:val="22"/>
      <w:szCs w:val="22"/>
      <w:lang w:eastAsia="zh-CN"/>
    </w:rPr>
  </w:style>
  <w:style w:type="paragraph" w:styleId="NoSpacing">
    <w:name w:val="No Spacing"/>
    <w:uiPriority w:val="1"/>
    <w:qFormat/>
    <w:rsid w:val="00EC1ED8"/>
    <w:rPr>
      <w:rFonts w:cs="Courier"/>
      <w:sz w:val="22"/>
      <w:szCs w:val="22"/>
      <w:lang w:eastAsia="zh-CN"/>
    </w:rPr>
  </w:style>
  <w:style w:type="paragraph" w:styleId="Footer">
    <w:name w:val="footer"/>
    <w:basedOn w:val="Normal"/>
    <w:link w:val="FooterChar"/>
    <w:uiPriority w:val="99"/>
    <w:unhideWhenUsed/>
    <w:rsid w:val="006F651F"/>
    <w:pPr>
      <w:tabs>
        <w:tab w:val="center" w:pos="4320"/>
        <w:tab w:val="right" w:pos="8640"/>
      </w:tabs>
    </w:pPr>
  </w:style>
  <w:style w:type="character" w:customStyle="1" w:styleId="FooterChar">
    <w:name w:val="Footer Char"/>
    <w:basedOn w:val="DefaultParagraphFont"/>
    <w:link w:val="Footer"/>
    <w:uiPriority w:val="99"/>
    <w:rsid w:val="006F651F"/>
    <w:rPr>
      <w:sz w:val="22"/>
      <w:szCs w:val="22"/>
      <w:lang w:eastAsia="zh-CN"/>
    </w:rPr>
  </w:style>
  <w:style w:type="character" w:styleId="PageNumber">
    <w:name w:val="page number"/>
    <w:basedOn w:val="DefaultParagraphFont"/>
    <w:uiPriority w:val="99"/>
    <w:semiHidden/>
    <w:unhideWhenUsed/>
    <w:rsid w:val="006F651F"/>
  </w:style>
  <w:style w:type="character" w:styleId="LineNumber">
    <w:name w:val="line number"/>
    <w:basedOn w:val="DefaultParagraphFont"/>
    <w:uiPriority w:val="99"/>
    <w:semiHidden/>
    <w:unhideWhenUsed/>
    <w:rsid w:val="006F651F"/>
  </w:style>
  <w:style w:type="paragraph" w:customStyle="1" w:styleId="MTDisplayEquation">
    <w:name w:val="MTDisplayEquation"/>
    <w:basedOn w:val="Normal"/>
    <w:next w:val="Normal"/>
    <w:rsid w:val="00C944C1"/>
    <w:pPr>
      <w:tabs>
        <w:tab w:val="center" w:pos="4680"/>
        <w:tab w:val="right" w:pos="9360"/>
      </w:tabs>
      <w:ind w:left="0" w:firstLine="0"/>
    </w:pPr>
    <w:rPr>
      <w:rFonts w:ascii="Times New Roman" w:eastAsiaTheme="minorEastAsia" w:hAnsi="Times New Roman" w:cs="Times New Roman"/>
      <w:sz w:val="24"/>
      <w:szCs w:val="24"/>
      <w:lang w:eastAsia="en-US"/>
    </w:rPr>
  </w:style>
  <w:style w:type="table" w:styleId="TableGrid">
    <w:name w:val="Table Grid"/>
    <w:basedOn w:val="TableNormal"/>
    <w:uiPriority w:val="59"/>
    <w:rsid w:val="00C944C1"/>
    <w:rPr>
      <w:rFonts w:ascii="Times New Roman" w:eastAsiaTheme="minorEastAsia"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B5DFF"/>
    <w:pPr>
      <w:ind w:firstLine="0"/>
      <w:contextualSpacing/>
    </w:pPr>
    <w:rPr>
      <w:rFonts w:ascii="Times New Roman" w:eastAsiaTheme="minorEastAsia" w:hAnsi="Times New Roman" w:cs="Times New Roman"/>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3A6"/>
    <w:pPr>
      <w:ind w:left="720" w:hanging="360"/>
    </w:pPr>
    <w:rPr>
      <w:sz w:val="22"/>
      <w:szCs w:val="2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rsid w:val="00EA03D2"/>
    <w:rPr>
      <w:sz w:val="16"/>
      <w:szCs w:val="16"/>
    </w:rPr>
  </w:style>
  <w:style w:type="paragraph" w:styleId="CommentText">
    <w:name w:val="annotation text"/>
    <w:basedOn w:val="Normal"/>
    <w:link w:val="CommentTextChar"/>
    <w:uiPriority w:val="99"/>
    <w:semiHidden/>
    <w:unhideWhenUsed/>
    <w:rsid w:val="00EA03D2"/>
    <w:rPr>
      <w:rFonts w:cs="Courier"/>
      <w:sz w:val="20"/>
      <w:szCs w:val="20"/>
    </w:rPr>
  </w:style>
  <w:style w:type="character" w:customStyle="1" w:styleId="CommentTextChar">
    <w:name w:val="Comment Text Char"/>
    <w:link w:val="CommentText"/>
    <w:uiPriority w:val="99"/>
    <w:semiHidden/>
    <w:rsid w:val="00EA03D2"/>
    <w:rPr>
      <w:rFonts w:cs="Courier"/>
    </w:rPr>
  </w:style>
  <w:style w:type="paragraph" w:styleId="BalloonText">
    <w:name w:val="Balloon Text"/>
    <w:basedOn w:val="Normal"/>
    <w:link w:val="BalloonTextChar"/>
    <w:uiPriority w:val="99"/>
    <w:semiHidden/>
    <w:unhideWhenUsed/>
    <w:rsid w:val="00EA03D2"/>
    <w:rPr>
      <w:rFonts w:ascii="Tahoma" w:hAnsi="Tahoma" w:cs="Tahoma"/>
      <w:sz w:val="16"/>
      <w:szCs w:val="16"/>
    </w:rPr>
  </w:style>
  <w:style w:type="character" w:customStyle="1" w:styleId="BalloonTextChar">
    <w:name w:val="Balloon Text Char"/>
    <w:link w:val="BalloonText"/>
    <w:uiPriority w:val="99"/>
    <w:semiHidden/>
    <w:rsid w:val="00EA03D2"/>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9000A5"/>
    <w:rPr>
      <w:rFonts w:cs="Arial"/>
      <w:b/>
      <w:bCs/>
    </w:rPr>
  </w:style>
  <w:style w:type="character" w:customStyle="1" w:styleId="CommentSubjectChar">
    <w:name w:val="Comment Subject Char"/>
    <w:link w:val="CommentSubject"/>
    <w:uiPriority w:val="99"/>
    <w:semiHidden/>
    <w:rsid w:val="009000A5"/>
    <w:rPr>
      <w:rFonts w:cs="Courier"/>
      <w:b/>
      <w:bCs/>
    </w:rPr>
  </w:style>
  <w:style w:type="paragraph" w:styleId="Revision">
    <w:name w:val="Revision"/>
    <w:hidden/>
    <w:uiPriority w:val="71"/>
    <w:rsid w:val="00394C35"/>
    <w:rPr>
      <w:sz w:val="22"/>
      <w:szCs w:val="22"/>
      <w:lang w:eastAsia="zh-CN"/>
    </w:rPr>
  </w:style>
  <w:style w:type="paragraph" w:styleId="NoSpacing">
    <w:name w:val="No Spacing"/>
    <w:uiPriority w:val="1"/>
    <w:qFormat/>
    <w:rsid w:val="00EC1ED8"/>
    <w:rPr>
      <w:rFonts w:cs="Courier"/>
      <w:sz w:val="22"/>
      <w:szCs w:val="22"/>
      <w:lang w:eastAsia="zh-CN"/>
    </w:rPr>
  </w:style>
  <w:style w:type="paragraph" w:styleId="Footer">
    <w:name w:val="footer"/>
    <w:basedOn w:val="Normal"/>
    <w:link w:val="FooterChar"/>
    <w:uiPriority w:val="99"/>
    <w:unhideWhenUsed/>
    <w:rsid w:val="006F651F"/>
    <w:pPr>
      <w:tabs>
        <w:tab w:val="center" w:pos="4320"/>
        <w:tab w:val="right" w:pos="8640"/>
      </w:tabs>
    </w:pPr>
  </w:style>
  <w:style w:type="character" w:customStyle="1" w:styleId="FooterChar">
    <w:name w:val="Footer Char"/>
    <w:basedOn w:val="DefaultParagraphFont"/>
    <w:link w:val="Footer"/>
    <w:uiPriority w:val="99"/>
    <w:rsid w:val="006F651F"/>
    <w:rPr>
      <w:sz w:val="22"/>
      <w:szCs w:val="22"/>
      <w:lang w:eastAsia="zh-CN"/>
    </w:rPr>
  </w:style>
  <w:style w:type="character" w:styleId="PageNumber">
    <w:name w:val="page number"/>
    <w:basedOn w:val="DefaultParagraphFont"/>
    <w:uiPriority w:val="99"/>
    <w:semiHidden/>
    <w:unhideWhenUsed/>
    <w:rsid w:val="006F651F"/>
  </w:style>
  <w:style w:type="character" w:styleId="LineNumber">
    <w:name w:val="line number"/>
    <w:basedOn w:val="DefaultParagraphFont"/>
    <w:uiPriority w:val="99"/>
    <w:semiHidden/>
    <w:unhideWhenUsed/>
    <w:rsid w:val="006F651F"/>
  </w:style>
  <w:style w:type="paragraph" w:customStyle="1" w:styleId="MTDisplayEquation">
    <w:name w:val="MTDisplayEquation"/>
    <w:basedOn w:val="Normal"/>
    <w:next w:val="Normal"/>
    <w:rsid w:val="00C944C1"/>
    <w:pPr>
      <w:tabs>
        <w:tab w:val="center" w:pos="4680"/>
        <w:tab w:val="right" w:pos="9360"/>
      </w:tabs>
      <w:ind w:left="0" w:firstLine="0"/>
    </w:pPr>
    <w:rPr>
      <w:rFonts w:ascii="Times New Roman" w:eastAsiaTheme="minorEastAsia" w:hAnsi="Times New Roman" w:cs="Times New Roman"/>
      <w:sz w:val="24"/>
      <w:szCs w:val="24"/>
      <w:lang w:eastAsia="en-US"/>
    </w:rPr>
  </w:style>
  <w:style w:type="table" w:styleId="TableGrid">
    <w:name w:val="Table Grid"/>
    <w:basedOn w:val="TableNormal"/>
    <w:uiPriority w:val="59"/>
    <w:rsid w:val="00C944C1"/>
    <w:rPr>
      <w:rFonts w:ascii="Times New Roman" w:eastAsiaTheme="minorEastAsia"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B5DFF"/>
    <w:pPr>
      <w:ind w:firstLine="0"/>
      <w:contextualSpacing/>
    </w:pPr>
    <w:rPr>
      <w:rFonts w:ascii="Times New Roman" w:eastAsiaTheme="minorEastAsia"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052623">
      <w:bodyDiv w:val="1"/>
      <w:marLeft w:val="0"/>
      <w:marRight w:val="0"/>
      <w:marTop w:val="0"/>
      <w:marBottom w:val="0"/>
      <w:divBdr>
        <w:top w:val="none" w:sz="0" w:space="0" w:color="auto"/>
        <w:left w:val="none" w:sz="0" w:space="0" w:color="auto"/>
        <w:bottom w:val="none" w:sz="0" w:space="0" w:color="auto"/>
        <w:right w:val="none" w:sz="0" w:space="0" w:color="auto"/>
      </w:divBdr>
    </w:div>
    <w:div w:id="334571629">
      <w:bodyDiv w:val="1"/>
      <w:marLeft w:val="0"/>
      <w:marRight w:val="0"/>
      <w:marTop w:val="0"/>
      <w:marBottom w:val="0"/>
      <w:divBdr>
        <w:top w:val="none" w:sz="0" w:space="0" w:color="auto"/>
        <w:left w:val="none" w:sz="0" w:space="0" w:color="auto"/>
        <w:bottom w:val="none" w:sz="0" w:space="0" w:color="auto"/>
        <w:right w:val="none" w:sz="0" w:space="0" w:color="auto"/>
      </w:divBdr>
    </w:div>
    <w:div w:id="905994469">
      <w:bodyDiv w:val="1"/>
      <w:marLeft w:val="0"/>
      <w:marRight w:val="0"/>
      <w:marTop w:val="0"/>
      <w:marBottom w:val="0"/>
      <w:divBdr>
        <w:top w:val="none" w:sz="0" w:space="0" w:color="auto"/>
        <w:left w:val="none" w:sz="0" w:space="0" w:color="auto"/>
        <w:bottom w:val="none" w:sz="0" w:space="0" w:color="auto"/>
        <w:right w:val="none" w:sz="0" w:space="0" w:color="auto"/>
      </w:divBdr>
    </w:div>
    <w:div w:id="930773272">
      <w:bodyDiv w:val="1"/>
      <w:marLeft w:val="0"/>
      <w:marRight w:val="0"/>
      <w:marTop w:val="0"/>
      <w:marBottom w:val="0"/>
      <w:divBdr>
        <w:top w:val="none" w:sz="0" w:space="0" w:color="auto"/>
        <w:left w:val="none" w:sz="0" w:space="0" w:color="auto"/>
        <w:bottom w:val="none" w:sz="0" w:space="0" w:color="auto"/>
        <w:right w:val="none" w:sz="0" w:space="0" w:color="auto"/>
      </w:divBdr>
    </w:div>
    <w:div w:id="1215704300">
      <w:bodyDiv w:val="1"/>
      <w:marLeft w:val="0"/>
      <w:marRight w:val="0"/>
      <w:marTop w:val="0"/>
      <w:marBottom w:val="0"/>
      <w:divBdr>
        <w:top w:val="none" w:sz="0" w:space="0" w:color="auto"/>
        <w:left w:val="none" w:sz="0" w:space="0" w:color="auto"/>
        <w:bottom w:val="none" w:sz="0" w:space="0" w:color="auto"/>
        <w:right w:val="none" w:sz="0" w:space="0" w:color="auto"/>
      </w:divBdr>
    </w:div>
    <w:div w:id="1454787445">
      <w:bodyDiv w:val="1"/>
      <w:marLeft w:val="0"/>
      <w:marRight w:val="0"/>
      <w:marTop w:val="0"/>
      <w:marBottom w:val="0"/>
      <w:divBdr>
        <w:top w:val="none" w:sz="0" w:space="0" w:color="auto"/>
        <w:left w:val="none" w:sz="0" w:space="0" w:color="auto"/>
        <w:bottom w:val="none" w:sz="0" w:space="0" w:color="auto"/>
        <w:right w:val="none" w:sz="0" w:space="0" w:color="auto"/>
      </w:divBdr>
      <w:divsChild>
        <w:div w:id="1165631469">
          <w:marLeft w:val="0"/>
          <w:marRight w:val="0"/>
          <w:marTop w:val="0"/>
          <w:marBottom w:val="0"/>
          <w:divBdr>
            <w:top w:val="none" w:sz="0" w:space="0" w:color="auto"/>
            <w:left w:val="none" w:sz="0" w:space="0" w:color="auto"/>
            <w:bottom w:val="none" w:sz="0" w:space="0" w:color="auto"/>
            <w:right w:val="none" w:sz="0" w:space="0" w:color="auto"/>
          </w:divBdr>
        </w:div>
      </w:divsChild>
    </w:div>
    <w:div w:id="192468106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emf"/><Relationship Id="rId21" Type="http://schemas.openxmlformats.org/officeDocument/2006/relationships/oleObject" Target="embeddings/oleObject2.bin"/><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emf"/><Relationship Id="rId26" Type="http://schemas.openxmlformats.org/officeDocument/2006/relationships/image" Target="media/image16.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oleObject" Target="embeddings/oleObject1.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24</Pages>
  <Words>5381</Words>
  <Characters>30675</Characters>
  <Application>Microsoft Macintosh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35985</CharactersWithSpaces>
  <SharedDoc>false</SharedDoc>
  <HLinks>
    <vt:vector size="30" baseType="variant">
      <vt:variant>
        <vt:i4>7733335</vt:i4>
      </vt:variant>
      <vt:variant>
        <vt:i4>6633</vt:i4>
      </vt:variant>
      <vt:variant>
        <vt:i4>1025</vt:i4>
      </vt:variant>
      <vt:variant>
        <vt:i4>1</vt:i4>
      </vt:variant>
      <vt:variant>
        <vt:lpwstr>suwa_iceon</vt:lpwstr>
      </vt:variant>
      <vt:variant>
        <vt:lpwstr/>
      </vt:variant>
      <vt:variant>
        <vt:i4>3670143</vt:i4>
      </vt:variant>
      <vt:variant>
        <vt:i4>6634</vt:i4>
      </vt:variant>
      <vt:variant>
        <vt:i4>1026</vt:i4>
      </vt:variant>
      <vt:variant>
        <vt:i4>1</vt:i4>
      </vt:variant>
      <vt:variant>
        <vt:lpwstr>Torne_breakup</vt:lpwstr>
      </vt:variant>
      <vt:variant>
        <vt:lpwstr/>
      </vt:variant>
      <vt:variant>
        <vt:i4>6815816</vt:i4>
      </vt:variant>
      <vt:variant>
        <vt:i4>6636</vt:i4>
      </vt:variant>
      <vt:variant>
        <vt:i4>1027</vt:i4>
      </vt:variant>
      <vt:variant>
        <vt:i4>1</vt:i4>
      </vt:variant>
      <vt:variant>
        <vt:lpwstr>prob of no ice_with labels</vt:lpwstr>
      </vt:variant>
      <vt:variant>
        <vt:lpwstr/>
      </vt:variant>
      <vt:variant>
        <vt:i4>1310724</vt:i4>
      </vt:variant>
      <vt:variant>
        <vt:i4>7957</vt:i4>
      </vt:variant>
      <vt:variant>
        <vt:i4>1028</vt:i4>
      </vt:variant>
      <vt:variant>
        <vt:i4>1</vt:i4>
      </vt:variant>
      <vt:variant>
        <vt:lpwstr>suwa</vt:lpwstr>
      </vt:variant>
      <vt:variant>
        <vt:lpwstr/>
      </vt:variant>
      <vt:variant>
        <vt:i4>5046384</vt:i4>
      </vt:variant>
      <vt:variant>
        <vt:i4>10543</vt:i4>
      </vt:variant>
      <vt:variant>
        <vt:i4>1029</vt:i4>
      </vt:variant>
      <vt:variant>
        <vt:i4>1</vt:i4>
      </vt:variant>
      <vt:variant>
        <vt:lpwstr>tobit_coefficients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 Standard User</dc:creator>
  <cp:keywords/>
  <dc:description/>
  <cp:lastModifiedBy>Ryan Batt</cp:lastModifiedBy>
  <cp:revision>13</cp:revision>
  <cp:lastPrinted>2014-12-23T20:26:00Z</cp:lastPrinted>
  <dcterms:created xsi:type="dcterms:W3CDTF">2014-12-31T17:15:00Z</dcterms:created>
  <dcterms:modified xsi:type="dcterms:W3CDTF">2015-01-02T02:57:00Z</dcterms:modified>
</cp:coreProperties>
</file>