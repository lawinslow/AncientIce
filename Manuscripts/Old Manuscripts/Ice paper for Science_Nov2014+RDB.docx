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A215AC" w14:textId="77777777" w:rsidR="00EA03D2" w:rsidRDefault="006112A8" w:rsidP="006F651F">
      <w:pPr>
        <w:spacing w:line="480" w:lineRule="auto"/>
        <w:ind w:left="0" w:firstLine="0"/>
        <w:jc w:val="center"/>
        <w:rPr>
          <w:rFonts w:ascii="Times New Roman" w:hAnsi="Times New Roman"/>
          <w:b/>
          <w:bCs/>
          <w:sz w:val="24"/>
          <w:szCs w:val="24"/>
        </w:rPr>
      </w:pPr>
      <w:r>
        <w:rPr>
          <w:rFonts w:ascii="Times New Roman" w:hAnsi="Times New Roman"/>
          <w:b/>
          <w:bCs/>
          <w:sz w:val="24"/>
          <w:szCs w:val="24"/>
        </w:rPr>
        <w:t xml:space="preserve">Unique multi-century lake and river ice records provide new insights into changing climate and variability </w:t>
      </w:r>
    </w:p>
    <w:p w14:paraId="6E262FB6" w14:textId="77777777" w:rsidR="00EA03D2" w:rsidRDefault="00EA03D2" w:rsidP="006F651F">
      <w:pPr>
        <w:spacing w:line="480" w:lineRule="auto"/>
        <w:ind w:left="0" w:firstLine="0"/>
        <w:rPr>
          <w:rFonts w:ascii="Times New Roman" w:hAnsi="Times New Roman"/>
          <w:b/>
          <w:bCs/>
          <w:sz w:val="24"/>
          <w:szCs w:val="24"/>
        </w:rPr>
      </w:pPr>
    </w:p>
    <w:p w14:paraId="4A015D37" w14:textId="77777777" w:rsidR="00EA03D2" w:rsidRDefault="00EA03D2" w:rsidP="006F651F">
      <w:pPr>
        <w:spacing w:line="480" w:lineRule="auto"/>
        <w:ind w:left="0" w:firstLine="0"/>
        <w:rPr>
          <w:rFonts w:ascii="Times New Roman" w:hAnsi="Times New Roman"/>
          <w:b/>
          <w:bCs/>
          <w:sz w:val="24"/>
          <w:szCs w:val="24"/>
        </w:rPr>
      </w:pPr>
    </w:p>
    <w:p w14:paraId="3161E9D0" w14:textId="77777777" w:rsidR="00EA03D2" w:rsidRDefault="00EF7BC8" w:rsidP="006F651F">
      <w:pPr>
        <w:spacing w:line="480" w:lineRule="auto"/>
        <w:ind w:left="0" w:firstLine="0"/>
        <w:rPr>
          <w:rFonts w:ascii="Times New Roman" w:hAnsi="Times New Roman"/>
          <w:b/>
          <w:bCs/>
          <w:sz w:val="24"/>
          <w:szCs w:val="24"/>
        </w:rPr>
      </w:pPr>
      <w:r>
        <w:rPr>
          <w:rFonts w:ascii="Times New Roman" w:hAnsi="Times New Roman"/>
          <w:b/>
          <w:bCs/>
          <w:sz w:val="24"/>
          <w:szCs w:val="24"/>
        </w:rPr>
        <w:t>Main text</w:t>
      </w:r>
    </w:p>
    <w:p w14:paraId="14539A72" w14:textId="77777777" w:rsidR="00EA03D2" w:rsidRDefault="00EA03D2" w:rsidP="006F651F">
      <w:pPr>
        <w:spacing w:line="480" w:lineRule="auto"/>
        <w:ind w:left="0" w:firstLine="0"/>
        <w:rPr>
          <w:rFonts w:ascii="Times New Roman" w:hAnsi="Times New Roman"/>
          <w:b/>
          <w:bCs/>
          <w:sz w:val="24"/>
          <w:szCs w:val="24"/>
        </w:rPr>
      </w:pPr>
    </w:p>
    <w:p w14:paraId="6658BEA2" w14:textId="77777777" w:rsidR="006C13A6" w:rsidRDefault="00EA03D2" w:rsidP="006F651F">
      <w:pPr>
        <w:spacing w:line="480" w:lineRule="auto"/>
        <w:ind w:left="0" w:firstLine="0"/>
        <w:rPr>
          <w:rFonts w:ascii="Times New Roman" w:hAnsi="Times New Roman"/>
          <w:sz w:val="24"/>
          <w:szCs w:val="24"/>
        </w:rPr>
      </w:pPr>
      <w:r>
        <w:rPr>
          <w:rFonts w:ascii="Times New Roman" w:hAnsi="Times New Roman"/>
          <w:sz w:val="24"/>
          <w:szCs w:val="24"/>
        </w:rPr>
        <w:t>Direct annual observations</w:t>
      </w:r>
      <w:r w:rsidR="006112A8">
        <w:rPr>
          <w:rFonts w:ascii="Times New Roman" w:hAnsi="Times New Roman"/>
          <w:sz w:val="24"/>
          <w:szCs w:val="24"/>
        </w:rPr>
        <w:t xml:space="preserve"> by humans</w:t>
      </w:r>
      <w:r>
        <w:rPr>
          <w:rFonts w:ascii="Times New Roman" w:hAnsi="Times New Roman"/>
          <w:sz w:val="24"/>
          <w:szCs w:val="24"/>
        </w:rPr>
        <w:t xml:space="preserve"> </w:t>
      </w:r>
      <w:r w:rsidR="00E62FD5">
        <w:rPr>
          <w:rFonts w:ascii="Times New Roman" w:hAnsi="Times New Roman"/>
          <w:sz w:val="24"/>
          <w:szCs w:val="24"/>
        </w:rPr>
        <w:t xml:space="preserve">of climatic variables </w:t>
      </w:r>
      <w:commentRangeStart w:id="0"/>
      <w:r>
        <w:rPr>
          <w:rFonts w:ascii="Times New Roman" w:hAnsi="Times New Roman"/>
          <w:sz w:val="24"/>
          <w:szCs w:val="24"/>
        </w:rPr>
        <w:t>over 5 to 7 centuries are rare</w:t>
      </w:r>
      <w:commentRangeEnd w:id="0"/>
      <w:r w:rsidR="00012B73">
        <w:rPr>
          <w:rStyle w:val="CommentReference"/>
          <w:rFonts w:cs="Courier"/>
        </w:rPr>
        <w:commentReference w:id="0"/>
      </w:r>
      <w:r>
        <w:rPr>
          <w:rFonts w:ascii="Times New Roman" w:hAnsi="Times New Roman"/>
          <w:sz w:val="24"/>
          <w:szCs w:val="24"/>
        </w:rPr>
        <w:t xml:space="preserve">.  </w:t>
      </w:r>
      <w:r w:rsidR="00E62FD5">
        <w:rPr>
          <w:rFonts w:ascii="Times New Roman" w:hAnsi="Times New Roman"/>
          <w:sz w:val="24"/>
          <w:szCs w:val="24"/>
        </w:rPr>
        <w:t>We analyze the longest known contemporary ice records</w:t>
      </w:r>
      <w:r w:rsidR="006112A8">
        <w:rPr>
          <w:rFonts w:ascii="Times New Roman" w:hAnsi="Times New Roman"/>
          <w:sz w:val="24"/>
          <w:szCs w:val="24"/>
        </w:rPr>
        <w:t xml:space="preserve"> (timing of ice breakup or ice formation)</w:t>
      </w:r>
      <w:r w:rsidR="00E62FD5">
        <w:rPr>
          <w:rFonts w:ascii="Times New Roman" w:hAnsi="Times New Roman"/>
          <w:sz w:val="24"/>
          <w:szCs w:val="24"/>
        </w:rPr>
        <w:t xml:space="preserve"> </w:t>
      </w:r>
      <w:r w:rsidR="008A28A3">
        <w:rPr>
          <w:rFonts w:ascii="Times New Roman" w:hAnsi="Times New Roman"/>
          <w:sz w:val="24"/>
          <w:szCs w:val="24"/>
        </w:rPr>
        <w:t xml:space="preserve">from </w:t>
      </w:r>
      <w:r w:rsidR="00E62FD5">
        <w:rPr>
          <w:rFonts w:ascii="Times New Roman" w:hAnsi="Times New Roman"/>
          <w:sz w:val="24"/>
          <w:szCs w:val="24"/>
        </w:rPr>
        <w:t>1443</w:t>
      </w:r>
      <w:r w:rsidR="008A28A3">
        <w:rPr>
          <w:rFonts w:ascii="Times New Roman" w:hAnsi="Times New Roman"/>
          <w:sz w:val="24"/>
          <w:szCs w:val="24"/>
        </w:rPr>
        <w:t>-2004</w:t>
      </w:r>
      <w:r w:rsidR="00E62FD5">
        <w:rPr>
          <w:rFonts w:ascii="Times New Roman" w:hAnsi="Times New Roman"/>
          <w:sz w:val="24"/>
          <w:szCs w:val="24"/>
        </w:rPr>
        <w:t xml:space="preserve"> for </w:t>
      </w:r>
      <w:proofErr w:type="spellStart"/>
      <w:r w:rsidR="00E62FD5">
        <w:rPr>
          <w:rFonts w:ascii="Times New Roman" w:hAnsi="Times New Roman"/>
          <w:sz w:val="24"/>
          <w:szCs w:val="24"/>
        </w:rPr>
        <w:t>Suwa</w:t>
      </w:r>
      <w:proofErr w:type="spellEnd"/>
      <w:r w:rsidR="00EA5938">
        <w:rPr>
          <w:rFonts w:ascii="Times New Roman" w:hAnsi="Times New Roman"/>
          <w:sz w:val="24"/>
          <w:szCs w:val="24"/>
        </w:rPr>
        <w:t xml:space="preserve"> Lake</w:t>
      </w:r>
      <w:r w:rsidR="00E62FD5">
        <w:rPr>
          <w:rFonts w:ascii="Times New Roman" w:hAnsi="Times New Roman"/>
          <w:sz w:val="24"/>
          <w:szCs w:val="24"/>
        </w:rPr>
        <w:t>, Japan and 1692</w:t>
      </w:r>
      <w:r w:rsidR="008A28A3">
        <w:rPr>
          <w:rFonts w:ascii="Times New Roman" w:hAnsi="Times New Roman"/>
          <w:sz w:val="24"/>
          <w:szCs w:val="24"/>
        </w:rPr>
        <w:t>-2013</w:t>
      </w:r>
      <w:r w:rsidR="00E62FD5">
        <w:rPr>
          <w:rFonts w:ascii="Times New Roman" w:hAnsi="Times New Roman"/>
          <w:sz w:val="24"/>
          <w:szCs w:val="24"/>
        </w:rPr>
        <w:t xml:space="preserve"> for </w:t>
      </w:r>
      <w:r w:rsidR="00EA5938">
        <w:rPr>
          <w:rFonts w:ascii="Times New Roman" w:hAnsi="Times New Roman"/>
          <w:sz w:val="24"/>
          <w:szCs w:val="24"/>
        </w:rPr>
        <w:t>Torne River</w:t>
      </w:r>
      <w:r w:rsidR="00E62FD5">
        <w:rPr>
          <w:rFonts w:ascii="Times New Roman" w:hAnsi="Times New Roman"/>
          <w:sz w:val="24"/>
          <w:szCs w:val="24"/>
        </w:rPr>
        <w:t xml:space="preserve">, Finland.  </w:t>
      </w:r>
      <w:r w:rsidR="00FA2F97">
        <w:rPr>
          <w:rFonts w:ascii="Times New Roman" w:hAnsi="Times New Roman"/>
          <w:sz w:val="24"/>
          <w:szCs w:val="24"/>
        </w:rPr>
        <w:t xml:space="preserve">These </w:t>
      </w:r>
      <w:r w:rsidR="00442743">
        <w:rPr>
          <w:rFonts w:ascii="Times New Roman" w:hAnsi="Times New Roman"/>
          <w:sz w:val="24"/>
          <w:szCs w:val="24"/>
        </w:rPr>
        <w:t>ice records</w:t>
      </w:r>
      <w:r w:rsidR="00FA2F97">
        <w:rPr>
          <w:rFonts w:ascii="Times New Roman" w:hAnsi="Times New Roman"/>
          <w:sz w:val="24"/>
          <w:szCs w:val="24"/>
        </w:rPr>
        <w:t xml:space="preserve"> </w:t>
      </w:r>
      <w:r w:rsidR="00442743">
        <w:rPr>
          <w:rFonts w:ascii="Times New Roman" w:hAnsi="Times New Roman"/>
          <w:sz w:val="24"/>
          <w:szCs w:val="24"/>
        </w:rPr>
        <w:t>encompass</w:t>
      </w:r>
      <w:r w:rsidR="00FA2F97">
        <w:rPr>
          <w:rFonts w:ascii="Times New Roman" w:hAnsi="Times New Roman"/>
          <w:sz w:val="24"/>
          <w:szCs w:val="24"/>
        </w:rPr>
        <w:t xml:space="preserve"> major</w:t>
      </w:r>
      <w:ins w:id="1" w:author="Ryan Batt" w:date="2014-11-25T10:43:00Z">
        <w:r w:rsidR="005313D8">
          <w:rPr>
            <w:rFonts w:ascii="Times New Roman" w:hAnsi="Times New Roman"/>
            <w:sz w:val="24"/>
            <w:szCs w:val="24"/>
          </w:rPr>
          <w:t xml:space="preserve"> global</w:t>
        </w:r>
      </w:ins>
      <w:r w:rsidR="00FA2F97">
        <w:rPr>
          <w:rFonts w:ascii="Times New Roman" w:hAnsi="Times New Roman"/>
          <w:sz w:val="24"/>
          <w:szCs w:val="24"/>
        </w:rPr>
        <w:t xml:space="preserve"> events</w:t>
      </w:r>
      <w:ins w:id="2" w:author="Ryan Batt" w:date="2014-11-25T10:44:00Z">
        <w:r w:rsidR="005313D8">
          <w:rPr>
            <w:rFonts w:ascii="Times New Roman" w:hAnsi="Times New Roman"/>
            <w:sz w:val="24"/>
            <w:szCs w:val="24"/>
          </w:rPr>
          <w:t>,</w:t>
        </w:r>
      </w:ins>
      <w:r w:rsidR="00FA2F97">
        <w:rPr>
          <w:rFonts w:ascii="Times New Roman" w:hAnsi="Times New Roman"/>
          <w:sz w:val="24"/>
          <w:szCs w:val="24"/>
        </w:rPr>
        <w:t xml:space="preserve"> including the</w:t>
      </w:r>
      <w:r w:rsidR="006112A8">
        <w:rPr>
          <w:rFonts w:ascii="Times New Roman" w:hAnsi="Times New Roman"/>
          <w:sz w:val="24"/>
          <w:szCs w:val="24"/>
        </w:rPr>
        <w:t xml:space="preserve"> end of the</w:t>
      </w:r>
      <w:r w:rsidR="00FA2F97">
        <w:rPr>
          <w:rFonts w:ascii="Times New Roman" w:hAnsi="Times New Roman"/>
          <w:sz w:val="24"/>
          <w:szCs w:val="24"/>
        </w:rPr>
        <w:t xml:space="preserve"> Little Ice Age, a </w:t>
      </w:r>
      <w:r w:rsidR="00A735D1">
        <w:rPr>
          <w:rFonts w:ascii="Times New Roman" w:hAnsi="Times New Roman"/>
          <w:sz w:val="24"/>
          <w:szCs w:val="24"/>
        </w:rPr>
        <w:t>13-fold</w:t>
      </w:r>
      <w:r w:rsidR="00FA2F97">
        <w:rPr>
          <w:rFonts w:ascii="Times New Roman" w:hAnsi="Times New Roman"/>
          <w:sz w:val="24"/>
          <w:szCs w:val="24"/>
        </w:rPr>
        <w:t xml:space="preserve"> increase in human population (United Nations Department of Economic and Social Affairs), </w:t>
      </w:r>
      <w:commentRangeStart w:id="3"/>
      <w:r w:rsidR="00FA2F97">
        <w:rPr>
          <w:rFonts w:ascii="Times New Roman" w:hAnsi="Times New Roman"/>
          <w:sz w:val="24"/>
          <w:szCs w:val="24"/>
        </w:rPr>
        <w:t>substantial land use change</w:t>
      </w:r>
      <w:commentRangeEnd w:id="3"/>
      <w:r w:rsidR="005313D8">
        <w:rPr>
          <w:rStyle w:val="CommentReference"/>
          <w:rFonts w:cs="Courier"/>
        </w:rPr>
        <w:commentReference w:id="3"/>
      </w:r>
      <w:r w:rsidR="00FA2F97">
        <w:rPr>
          <w:rFonts w:ascii="Times New Roman" w:hAnsi="Times New Roman"/>
          <w:sz w:val="24"/>
          <w:szCs w:val="24"/>
        </w:rPr>
        <w:t xml:space="preserve">, </w:t>
      </w:r>
      <w:r w:rsidR="00442743">
        <w:rPr>
          <w:rFonts w:ascii="Times New Roman" w:hAnsi="Times New Roman"/>
          <w:sz w:val="24"/>
          <w:szCs w:val="24"/>
        </w:rPr>
        <w:t xml:space="preserve">the start of the industrial revolution, </w:t>
      </w:r>
      <w:r w:rsidR="00FA2F97">
        <w:rPr>
          <w:rFonts w:ascii="Times New Roman" w:hAnsi="Times New Roman"/>
          <w:sz w:val="24"/>
          <w:szCs w:val="24"/>
        </w:rPr>
        <w:t xml:space="preserve">and increases in </w:t>
      </w:r>
      <w:commentRangeStart w:id="4"/>
      <w:r w:rsidR="00FA2F97">
        <w:rPr>
          <w:rFonts w:ascii="Times New Roman" w:hAnsi="Times New Roman"/>
          <w:sz w:val="24"/>
          <w:szCs w:val="24"/>
        </w:rPr>
        <w:t>atmospheric CO</w:t>
      </w:r>
      <w:r w:rsidR="00FA2F97" w:rsidRPr="00E62FD5">
        <w:rPr>
          <w:rFonts w:ascii="Times New Roman" w:hAnsi="Times New Roman"/>
          <w:sz w:val="24"/>
          <w:szCs w:val="24"/>
          <w:vertAlign w:val="subscript"/>
        </w:rPr>
        <w:t>2</w:t>
      </w:r>
      <w:r w:rsidR="00FA2F97">
        <w:rPr>
          <w:rFonts w:ascii="Times New Roman" w:hAnsi="Times New Roman"/>
          <w:sz w:val="24"/>
          <w:szCs w:val="24"/>
        </w:rPr>
        <w:t xml:space="preserve"> concentrations</w:t>
      </w:r>
      <w:commentRangeEnd w:id="4"/>
      <w:r w:rsidR="005313D8">
        <w:rPr>
          <w:rStyle w:val="CommentReference"/>
          <w:rFonts w:cs="Courier"/>
        </w:rPr>
        <w:commentReference w:id="4"/>
      </w:r>
      <w:r w:rsidR="00FA2F97">
        <w:rPr>
          <w:rFonts w:ascii="Times New Roman" w:hAnsi="Times New Roman"/>
          <w:sz w:val="24"/>
          <w:szCs w:val="24"/>
        </w:rPr>
        <w:t xml:space="preserve"> (IPCC 2013).  </w:t>
      </w:r>
    </w:p>
    <w:p w14:paraId="75964808" w14:textId="77777777" w:rsidR="00EB699F" w:rsidRDefault="00EB699F" w:rsidP="006F651F">
      <w:pPr>
        <w:spacing w:line="480" w:lineRule="auto"/>
        <w:ind w:left="0" w:firstLine="0"/>
        <w:rPr>
          <w:rFonts w:ascii="Times New Roman" w:hAnsi="Times New Roman"/>
          <w:sz w:val="24"/>
          <w:szCs w:val="24"/>
        </w:rPr>
      </w:pPr>
    </w:p>
    <w:p w14:paraId="21564C6D" w14:textId="77777777" w:rsidR="00745417" w:rsidRDefault="00D07C39" w:rsidP="006F651F">
      <w:pPr>
        <w:spacing w:line="480" w:lineRule="auto"/>
        <w:ind w:left="0" w:firstLine="0"/>
        <w:rPr>
          <w:rFonts w:ascii="Times New Roman" w:hAnsi="Times New Roman"/>
          <w:sz w:val="24"/>
          <w:szCs w:val="24"/>
        </w:rPr>
      </w:pPr>
      <w:r>
        <w:rPr>
          <w:rFonts w:ascii="Times New Roman" w:hAnsi="Times New Roman"/>
          <w:sz w:val="24"/>
          <w:szCs w:val="24"/>
        </w:rPr>
        <w:t xml:space="preserve">The </w:t>
      </w:r>
      <w:proofErr w:type="spellStart"/>
      <w:r w:rsidR="00EA5938">
        <w:rPr>
          <w:rFonts w:ascii="Times New Roman" w:hAnsi="Times New Roman"/>
          <w:sz w:val="24"/>
          <w:szCs w:val="24"/>
        </w:rPr>
        <w:t>Suwa</w:t>
      </w:r>
      <w:proofErr w:type="spellEnd"/>
      <w:r w:rsidR="00EA5938">
        <w:rPr>
          <w:rFonts w:ascii="Times New Roman" w:hAnsi="Times New Roman"/>
          <w:sz w:val="24"/>
          <w:szCs w:val="24"/>
        </w:rPr>
        <w:t xml:space="preserve"> Lake </w:t>
      </w:r>
      <w:r>
        <w:rPr>
          <w:rFonts w:ascii="Times New Roman" w:hAnsi="Times New Roman"/>
          <w:sz w:val="24"/>
          <w:szCs w:val="24"/>
        </w:rPr>
        <w:t xml:space="preserve">and </w:t>
      </w:r>
      <w:r w:rsidR="00EA5938">
        <w:rPr>
          <w:rFonts w:ascii="Times New Roman" w:hAnsi="Times New Roman"/>
          <w:sz w:val="24"/>
          <w:szCs w:val="24"/>
        </w:rPr>
        <w:t>Torne River</w:t>
      </w:r>
      <w:r>
        <w:rPr>
          <w:rFonts w:ascii="Times New Roman" w:hAnsi="Times New Roman"/>
          <w:sz w:val="24"/>
          <w:szCs w:val="24"/>
        </w:rPr>
        <w:t xml:space="preserve"> ice records were primarily collected for religious and economic purposes, but provide a unique opportunity to analyze climatic change and variability over centuries (Magnuson et al. 2000).  </w:t>
      </w:r>
      <w:proofErr w:type="gramStart"/>
      <w:r w:rsidR="008A28A3">
        <w:rPr>
          <w:rFonts w:ascii="Times New Roman" w:hAnsi="Times New Roman"/>
          <w:sz w:val="24"/>
          <w:szCs w:val="24"/>
        </w:rPr>
        <w:t>T</w:t>
      </w:r>
      <w:r w:rsidR="00EA5938">
        <w:rPr>
          <w:rFonts w:ascii="Times New Roman" w:hAnsi="Times New Roman"/>
          <w:sz w:val="24"/>
          <w:szCs w:val="24"/>
        </w:rPr>
        <w:t xml:space="preserve">he long-term ice record for </w:t>
      </w:r>
      <w:ins w:id="5" w:author="Ryan Batt" w:date="2014-11-25T10:46:00Z">
        <w:r w:rsidR="00ED47CF">
          <w:rPr>
            <w:rFonts w:ascii="Times New Roman" w:hAnsi="Times New Roman"/>
            <w:sz w:val="24"/>
            <w:szCs w:val="24"/>
          </w:rPr>
          <w:t xml:space="preserve">Lake </w:t>
        </w:r>
      </w:ins>
      <w:proofErr w:type="spellStart"/>
      <w:r w:rsidR="008A28A3">
        <w:rPr>
          <w:rFonts w:ascii="Times New Roman" w:hAnsi="Times New Roman"/>
          <w:sz w:val="24"/>
          <w:szCs w:val="24"/>
        </w:rPr>
        <w:t>Suwa</w:t>
      </w:r>
      <w:proofErr w:type="spellEnd"/>
      <w:r w:rsidR="00EA5938">
        <w:rPr>
          <w:rFonts w:ascii="Times New Roman" w:hAnsi="Times New Roman"/>
          <w:sz w:val="24"/>
          <w:szCs w:val="24"/>
        </w:rPr>
        <w:t xml:space="preserve"> </w:t>
      </w:r>
      <w:r w:rsidR="008A28A3">
        <w:rPr>
          <w:rFonts w:ascii="Times New Roman" w:hAnsi="Times New Roman"/>
          <w:sz w:val="24"/>
          <w:szCs w:val="24"/>
        </w:rPr>
        <w:t xml:space="preserve">was collected by </w:t>
      </w:r>
      <w:r w:rsidR="001956C5">
        <w:rPr>
          <w:rFonts w:ascii="Times New Roman" w:hAnsi="Times New Roman"/>
          <w:sz w:val="24"/>
          <w:szCs w:val="24"/>
        </w:rPr>
        <w:t>Shinto priests</w:t>
      </w:r>
      <w:proofErr w:type="gramEnd"/>
      <w:r w:rsidR="008A28A3">
        <w:rPr>
          <w:rFonts w:ascii="Times New Roman" w:hAnsi="Times New Roman"/>
          <w:sz w:val="24"/>
          <w:szCs w:val="24"/>
        </w:rPr>
        <w:t>.  The</w:t>
      </w:r>
      <w:r w:rsidR="00D026A1">
        <w:rPr>
          <w:rFonts w:ascii="Times New Roman" w:hAnsi="Times New Roman"/>
          <w:sz w:val="24"/>
          <w:szCs w:val="24"/>
        </w:rPr>
        <w:t xml:space="preserve"> Shinto</w:t>
      </w:r>
      <w:r w:rsidR="008A28A3">
        <w:rPr>
          <w:rFonts w:ascii="Times New Roman" w:hAnsi="Times New Roman"/>
          <w:sz w:val="24"/>
          <w:szCs w:val="24"/>
        </w:rPr>
        <w:t xml:space="preserve"> </w:t>
      </w:r>
      <w:r>
        <w:rPr>
          <w:rFonts w:ascii="Times New Roman" w:hAnsi="Times New Roman"/>
          <w:sz w:val="24"/>
          <w:szCs w:val="24"/>
        </w:rPr>
        <w:t>legend is</w:t>
      </w:r>
      <w:r w:rsidR="008A28A3">
        <w:rPr>
          <w:rFonts w:ascii="Times New Roman" w:hAnsi="Times New Roman"/>
          <w:sz w:val="24"/>
          <w:szCs w:val="24"/>
        </w:rPr>
        <w:t xml:space="preserve"> that</w:t>
      </w:r>
      <w:ins w:id="6" w:author="Ryan Batt" w:date="2014-11-25T10:47:00Z">
        <w:r w:rsidR="00ED47CF">
          <w:rPr>
            <w:rFonts w:ascii="Times New Roman" w:hAnsi="Times New Roman"/>
            <w:sz w:val="24"/>
            <w:szCs w:val="24"/>
          </w:rPr>
          <w:t>, &lt;insert name in English [</w:t>
        </w:r>
      </w:ins>
      <w:ins w:id="7" w:author="Ryan Batt" w:date="2014-11-25T10:49:00Z">
        <w:r w:rsidR="00ED47CF">
          <w:rPr>
            <w:rFonts w:ascii="Times New Roman" w:hAnsi="Times New Roman"/>
            <w:sz w:val="24"/>
            <w:szCs w:val="24"/>
          </w:rPr>
          <w:t>and in</w:t>
        </w:r>
      </w:ins>
      <w:ins w:id="8" w:author="Ryan Batt" w:date="2014-11-25T10:48:00Z">
        <w:r w:rsidR="00ED47CF">
          <w:rPr>
            <w:rFonts w:ascii="Times New Roman" w:hAnsi="Times New Roman" w:hint="eastAsia"/>
            <w:sz w:val="24"/>
            <w:szCs w:val="24"/>
          </w:rPr>
          <w:t>日本語</w:t>
        </w:r>
      </w:ins>
      <w:ins w:id="9" w:author="Ryan Batt" w:date="2014-11-25T10:49:00Z">
        <w:r w:rsidR="00ED47CF">
          <w:rPr>
            <w:rFonts w:ascii="Times New Roman" w:hAnsi="Times New Roman"/>
            <w:sz w:val="24"/>
            <w:szCs w:val="24"/>
          </w:rPr>
          <w:t xml:space="preserve"> if you want to be fancy</w:t>
        </w:r>
      </w:ins>
      <w:ins w:id="10" w:author="Ryan Batt" w:date="2014-11-25T10:48:00Z">
        <w:r w:rsidR="00ED47CF">
          <w:rPr>
            <w:rFonts w:ascii="Times New Roman" w:hAnsi="Times New Roman"/>
            <w:sz w:val="24"/>
            <w:szCs w:val="24"/>
          </w:rPr>
          <w:t>]</w:t>
        </w:r>
      </w:ins>
      <w:ins w:id="11" w:author="Ryan Batt" w:date="2014-11-25T10:47:00Z">
        <w:r w:rsidR="00ED47CF">
          <w:rPr>
            <w:rFonts w:ascii="Times New Roman" w:hAnsi="Times New Roman"/>
            <w:sz w:val="24"/>
            <w:szCs w:val="24"/>
          </w:rPr>
          <w:t>&gt;</w:t>
        </w:r>
      </w:ins>
      <w:r w:rsidR="008A28A3">
        <w:rPr>
          <w:rFonts w:ascii="Times New Roman" w:hAnsi="Times New Roman"/>
          <w:sz w:val="24"/>
          <w:szCs w:val="24"/>
        </w:rPr>
        <w:t xml:space="preserve"> the male God would cross the lake to visit the female G</w:t>
      </w:r>
      <w:r w:rsidR="00D026A1">
        <w:rPr>
          <w:rFonts w:ascii="Times New Roman" w:hAnsi="Times New Roman"/>
          <w:sz w:val="24"/>
          <w:szCs w:val="24"/>
        </w:rPr>
        <w:t>od at her</w:t>
      </w:r>
      <w:r>
        <w:rPr>
          <w:rFonts w:ascii="Times New Roman" w:hAnsi="Times New Roman"/>
          <w:sz w:val="24"/>
          <w:szCs w:val="24"/>
        </w:rPr>
        <w:t xml:space="preserve"> shrine</w:t>
      </w:r>
      <w:r w:rsidR="00D026A1">
        <w:rPr>
          <w:rFonts w:ascii="Times New Roman" w:hAnsi="Times New Roman"/>
          <w:sz w:val="24"/>
          <w:szCs w:val="24"/>
        </w:rPr>
        <w:t xml:space="preserve"> across the lake once a year</w:t>
      </w:r>
      <w:r w:rsidR="008A28A3">
        <w:rPr>
          <w:rFonts w:ascii="Times New Roman" w:hAnsi="Times New Roman"/>
          <w:sz w:val="24"/>
          <w:szCs w:val="24"/>
        </w:rPr>
        <w:t xml:space="preserve">.  </w:t>
      </w:r>
      <w:r w:rsidR="00D026A1">
        <w:rPr>
          <w:rFonts w:ascii="Times New Roman" w:hAnsi="Times New Roman"/>
          <w:sz w:val="24"/>
          <w:szCs w:val="24"/>
        </w:rPr>
        <w:t xml:space="preserve">The footsteps of the male God </w:t>
      </w:r>
      <w:r w:rsidR="00CB5E13">
        <w:rPr>
          <w:rFonts w:ascii="Times New Roman" w:hAnsi="Times New Roman"/>
          <w:sz w:val="24"/>
          <w:szCs w:val="24"/>
        </w:rPr>
        <w:t>left a sinusoidal ice ridge</w:t>
      </w:r>
      <w:r w:rsidR="008A28A3">
        <w:rPr>
          <w:rFonts w:ascii="Times New Roman" w:hAnsi="Times New Roman"/>
          <w:sz w:val="24"/>
          <w:szCs w:val="24"/>
        </w:rPr>
        <w:t xml:space="preserve"> known as the </w:t>
      </w:r>
      <w:proofErr w:type="spellStart"/>
      <w:r w:rsidR="008A28A3" w:rsidRPr="00CB5E13">
        <w:rPr>
          <w:rFonts w:ascii="Times New Roman" w:hAnsi="Times New Roman"/>
          <w:i/>
          <w:iCs/>
          <w:sz w:val="24"/>
          <w:szCs w:val="24"/>
        </w:rPr>
        <w:t>omiwatari</w:t>
      </w:r>
      <w:proofErr w:type="spellEnd"/>
      <w:r w:rsidR="008A28A3">
        <w:rPr>
          <w:rFonts w:ascii="Times New Roman" w:hAnsi="Times New Roman"/>
          <w:sz w:val="24"/>
          <w:szCs w:val="24"/>
        </w:rPr>
        <w:t xml:space="preserve"> in Japanese</w:t>
      </w:r>
      <w:r w:rsidR="00D026A1">
        <w:rPr>
          <w:rFonts w:ascii="Times New Roman" w:hAnsi="Times New Roman"/>
          <w:sz w:val="24"/>
          <w:szCs w:val="24"/>
        </w:rPr>
        <w:t xml:space="preserve">.  The presence of the </w:t>
      </w:r>
      <w:proofErr w:type="spellStart"/>
      <w:r w:rsidR="00D026A1">
        <w:rPr>
          <w:rFonts w:ascii="Times New Roman" w:hAnsi="Times New Roman"/>
          <w:i/>
          <w:sz w:val="24"/>
          <w:szCs w:val="24"/>
        </w:rPr>
        <w:t>omiwatari</w:t>
      </w:r>
      <w:proofErr w:type="spellEnd"/>
      <w:r w:rsidR="00D026A1">
        <w:rPr>
          <w:rFonts w:ascii="Times New Roman" w:hAnsi="Times New Roman"/>
          <w:i/>
          <w:sz w:val="24"/>
          <w:szCs w:val="24"/>
        </w:rPr>
        <w:t xml:space="preserve"> </w:t>
      </w:r>
      <w:r w:rsidR="00D026A1">
        <w:rPr>
          <w:rFonts w:ascii="Times New Roman" w:hAnsi="Times New Roman"/>
          <w:sz w:val="24"/>
          <w:szCs w:val="24"/>
        </w:rPr>
        <w:t xml:space="preserve">was a good omen and a sign of a bountiful harvest in the upcoming year.  This important event was celebrated and recorded by at least 15 generations of Shinto priests since 1443 </w:t>
      </w:r>
      <w:r w:rsidR="008A28A3">
        <w:rPr>
          <w:rFonts w:ascii="Times New Roman" w:hAnsi="Times New Roman"/>
          <w:sz w:val="24"/>
          <w:szCs w:val="24"/>
        </w:rPr>
        <w:t>(Araka</w:t>
      </w:r>
      <w:r w:rsidR="00CB5E13">
        <w:rPr>
          <w:rFonts w:ascii="Times New Roman" w:hAnsi="Times New Roman"/>
          <w:sz w:val="24"/>
          <w:szCs w:val="24"/>
        </w:rPr>
        <w:t xml:space="preserve">wa 1954; Benson and Magnuson 2012; </w:t>
      </w:r>
      <w:proofErr w:type="spellStart"/>
      <w:r w:rsidR="00CB5E13">
        <w:rPr>
          <w:rFonts w:ascii="Times New Roman" w:hAnsi="Times New Roman"/>
          <w:sz w:val="24"/>
          <w:szCs w:val="24"/>
        </w:rPr>
        <w:lastRenderedPageBreak/>
        <w:t>Mikami</w:t>
      </w:r>
      <w:proofErr w:type="spellEnd"/>
      <w:r w:rsidR="00CB5E13">
        <w:rPr>
          <w:rFonts w:ascii="Times New Roman" w:hAnsi="Times New Roman"/>
          <w:sz w:val="24"/>
          <w:szCs w:val="24"/>
        </w:rPr>
        <w:t xml:space="preserve"> 2008</w:t>
      </w:r>
      <w:r w:rsidR="008C0109">
        <w:rPr>
          <w:rFonts w:ascii="Times New Roman" w:hAnsi="Times New Roman"/>
          <w:sz w:val="24"/>
          <w:szCs w:val="24"/>
        </w:rPr>
        <w:t xml:space="preserve">; Takasaki, pers. </w:t>
      </w:r>
      <w:proofErr w:type="spellStart"/>
      <w:r w:rsidR="008C0109">
        <w:rPr>
          <w:rFonts w:ascii="Times New Roman" w:hAnsi="Times New Roman"/>
          <w:sz w:val="24"/>
          <w:szCs w:val="24"/>
        </w:rPr>
        <w:t>comm</w:t>
      </w:r>
      <w:proofErr w:type="spellEnd"/>
      <w:r w:rsidR="00CB5E13">
        <w:rPr>
          <w:rFonts w:ascii="Times New Roman" w:hAnsi="Times New Roman"/>
          <w:sz w:val="24"/>
          <w:szCs w:val="24"/>
        </w:rPr>
        <w:t xml:space="preserve">).  </w:t>
      </w:r>
      <w:r w:rsidR="00EA5938">
        <w:rPr>
          <w:rFonts w:ascii="Times New Roman" w:hAnsi="Times New Roman"/>
          <w:sz w:val="24"/>
          <w:szCs w:val="24"/>
        </w:rPr>
        <w:t>For Torne River</w:t>
      </w:r>
      <w:r w:rsidR="00CB5E13">
        <w:rPr>
          <w:rFonts w:ascii="Times New Roman" w:hAnsi="Times New Roman"/>
          <w:sz w:val="24"/>
          <w:szCs w:val="24"/>
        </w:rPr>
        <w:t>,</w:t>
      </w:r>
      <w:r>
        <w:rPr>
          <w:rFonts w:ascii="Times New Roman" w:hAnsi="Times New Roman"/>
          <w:sz w:val="24"/>
          <w:szCs w:val="24"/>
        </w:rPr>
        <w:t xml:space="preserve"> the</w:t>
      </w:r>
      <w:r w:rsidR="008A28A3">
        <w:rPr>
          <w:rFonts w:ascii="Times New Roman" w:hAnsi="Times New Roman"/>
          <w:sz w:val="24"/>
          <w:szCs w:val="24"/>
        </w:rPr>
        <w:t xml:space="preserve"> tradition of recording the date of ice breakup was linked to the river’s importance in trade, transportation,</w:t>
      </w:r>
      <w:r w:rsidR="00CB5E13">
        <w:rPr>
          <w:rFonts w:ascii="Times New Roman" w:hAnsi="Times New Roman"/>
          <w:sz w:val="24"/>
          <w:szCs w:val="24"/>
        </w:rPr>
        <w:t xml:space="preserve"> food, and recreation (Loader e</w:t>
      </w:r>
      <w:r w:rsidR="008A28A3">
        <w:rPr>
          <w:rFonts w:ascii="Times New Roman" w:hAnsi="Times New Roman"/>
          <w:sz w:val="24"/>
          <w:szCs w:val="24"/>
        </w:rPr>
        <w:t xml:space="preserve">t al. 2011).  </w:t>
      </w:r>
      <w:r w:rsidR="001956C5">
        <w:rPr>
          <w:rFonts w:ascii="Times New Roman" w:hAnsi="Times New Roman"/>
          <w:sz w:val="24"/>
          <w:szCs w:val="24"/>
        </w:rPr>
        <w:t xml:space="preserve"> </w:t>
      </w:r>
    </w:p>
    <w:p w14:paraId="06BEAC45" w14:textId="77777777" w:rsidR="00CB5E13" w:rsidRDefault="00CB5E13" w:rsidP="006F651F">
      <w:pPr>
        <w:spacing w:line="480" w:lineRule="auto"/>
        <w:ind w:left="0" w:firstLine="0"/>
        <w:rPr>
          <w:rFonts w:ascii="Times New Roman" w:hAnsi="Times New Roman"/>
          <w:sz w:val="24"/>
          <w:szCs w:val="24"/>
        </w:rPr>
      </w:pPr>
    </w:p>
    <w:p w14:paraId="5BE38F28" w14:textId="77777777" w:rsidR="00CB5E13" w:rsidRDefault="006A6785" w:rsidP="006F651F">
      <w:pPr>
        <w:spacing w:line="480" w:lineRule="auto"/>
        <w:ind w:left="0" w:firstLine="0"/>
        <w:rPr>
          <w:rFonts w:ascii="Times New Roman" w:hAnsi="Times New Roman"/>
          <w:sz w:val="24"/>
          <w:szCs w:val="24"/>
        </w:rPr>
      </w:pPr>
      <w:commentRangeStart w:id="12"/>
      <w:r>
        <w:rPr>
          <w:rFonts w:ascii="Times New Roman" w:hAnsi="Times New Roman"/>
          <w:sz w:val="24"/>
          <w:szCs w:val="24"/>
        </w:rPr>
        <w:t xml:space="preserve">Using the longest-known direct </w:t>
      </w:r>
      <w:r w:rsidR="00EF7BC8">
        <w:rPr>
          <w:rFonts w:ascii="Times New Roman" w:hAnsi="Times New Roman"/>
          <w:sz w:val="24"/>
          <w:szCs w:val="24"/>
        </w:rPr>
        <w:t xml:space="preserve">annual </w:t>
      </w:r>
      <w:r>
        <w:rPr>
          <w:rFonts w:ascii="Times New Roman" w:hAnsi="Times New Roman"/>
          <w:sz w:val="24"/>
          <w:szCs w:val="24"/>
        </w:rPr>
        <w:t>human observations of climate, w</w:t>
      </w:r>
      <w:r w:rsidR="009C2D56">
        <w:rPr>
          <w:rFonts w:ascii="Times New Roman" w:hAnsi="Times New Roman"/>
          <w:sz w:val="24"/>
          <w:szCs w:val="24"/>
        </w:rPr>
        <w:t xml:space="preserve">e asked </w:t>
      </w:r>
      <w:r w:rsidR="00F908AA">
        <w:rPr>
          <w:rFonts w:ascii="Times New Roman" w:hAnsi="Times New Roman"/>
          <w:sz w:val="24"/>
          <w:szCs w:val="24"/>
        </w:rPr>
        <w:t>whether</w:t>
      </w:r>
      <w:r w:rsidR="009C2D56">
        <w:rPr>
          <w:rFonts w:ascii="Times New Roman" w:hAnsi="Times New Roman"/>
          <w:sz w:val="24"/>
          <w:szCs w:val="24"/>
        </w:rPr>
        <w:t xml:space="preserve"> </w:t>
      </w:r>
      <w:r w:rsidR="00F908AA">
        <w:rPr>
          <w:rFonts w:ascii="Times New Roman" w:hAnsi="Times New Roman"/>
          <w:sz w:val="24"/>
          <w:szCs w:val="24"/>
        </w:rPr>
        <w:t xml:space="preserve">the dates of </w:t>
      </w:r>
      <w:r w:rsidR="009C2D56">
        <w:rPr>
          <w:rFonts w:ascii="Times New Roman" w:hAnsi="Times New Roman"/>
          <w:sz w:val="24"/>
          <w:szCs w:val="24"/>
        </w:rPr>
        <w:t xml:space="preserve">ice breakup and formation </w:t>
      </w:r>
      <w:r w:rsidR="00F908AA">
        <w:rPr>
          <w:rFonts w:ascii="Times New Roman" w:hAnsi="Times New Roman"/>
          <w:sz w:val="24"/>
          <w:szCs w:val="24"/>
        </w:rPr>
        <w:t xml:space="preserve">have </w:t>
      </w:r>
      <w:r w:rsidR="009C2D56">
        <w:rPr>
          <w:rFonts w:ascii="Times New Roman" w:hAnsi="Times New Roman"/>
          <w:sz w:val="24"/>
          <w:szCs w:val="24"/>
        </w:rPr>
        <w:t>change</w:t>
      </w:r>
      <w:r w:rsidR="00F908AA">
        <w:rPr>
          <w:rFonts w:ascii="Times New Roman" w:hAnsi="Times New Roman"/>
          <w:sz w:val="24"/>
          <w:szCs w:val="24"/>
        </w:rPr>
        <w:t>d</w:t>
      </w:r>
      <w:r w:rsidR="009C2D56">
        <w:rPr>
          <w:rFonts w:ascii="Times New Roman" w:hAnsi="Times New Roman"/>
          <w:sz w:val="24"/>
          <w:szCs w:val="24"/>
        </w:rPr>
        <w:t xml:space="preserve"> </w:t>
      </w:r>
      <w:r w:rsidR="00F908AA">
        <w:rPr>
          <w:rFonts w:ascii="Times New Roman" w:hAnsi="Times New Roman"/>
          <w:sz w:val="24"/>
          <w:szCs w:val="24"/>
        </w:rPr>
        <w:t xml:space="preserve">over the past 5-7 centuries </w:t>
      </w:r>
      <w:r w:rsidR="009C2D56">
        <w:rPr>
          <w:rFonts w:ascii="Times New Roman" w:hAnsi="Times New Roman"/>
          <w:sz w:val="24"/>
          <w:szCs w:val="24"/>
        </w:rPr>
        <w:t xml:space="preserve">in: </w:t>
      </w:r>
      <w:proofErr w:type="spellStart"/>
      <w:r w:rsidR="009C2D56">
        <w:rPr>
          <w:rFonts w:ascii="Times New Roman" w:hAnsi="Times New Roman"/>
          <w:sz w:val="24"/>
          <w:szCs w:val="24"/>
        </w:rPr>
        <w:t>i</w:t>
      </w:r>
      <w:proofErr w:type="spellEnd"/>
      <w:r w:rsidR="009C2D56">
        <w:rPr>
          <w:rFonts w:ascii="Times New Roman" w:hAnsi="Times New Roman"/>
          <w:sz w:val="24"/>
          <w:szCs w:val="24"/>
        </w:rPr>
        <w:t>) trend</w:t>
      </w:r>
      <w:r w:rsidR="00F908AA">
        <w:rPr>
          <w:rFonts w:ascii="Times New Roman" w:hAnsi="Times New Roman"/>
          <w:sz w:val="24"/>
          <w:szCs w:val="24"/>
        </w:rPr>
        <w:t>s</w:t>
      </w:r>
      <w:r w:rsidR="009C2D56">
        <w:rPr>
          <w:rFonts w:ascii="Times New Roman" w:hAnsi="Times New Roman"/>
          <w:sz w:val="24"/>
          <w:szCs w:val="24"/>
        </w:rPr>
        <w:t>, ii) variance, iii) periodicities, and iv) relationship</w:t>
      </w:r>
      <w:r w:rsidR="00F908AA">
        <w:rPr>
          <w:rFonts w:ascii="Times New Roman" w:hAnsi="Times New Roman"/>
          <w:sz w:val="24"/>
          <w:szCs w:val="24"/>
        </w:rPr>
        <w:t xml:space="preserve">s </w:t>
      </w:r>
      <w:r w:rsidR="009C2D56">
        <w:rPr>
          <w:rFonts w:ascii="Times New Roman" w:hAnsi="Times New Roman"/>
          <w:sz w:val="24"/>
          <w:szCs w:val="24"/>
        </w:rPr>
        <w:t xml:space="preserve">with drivers?  </w:t>
      </w:r>
      <w:r w:rsidR="00CB5E13">
        <w:rPr>
          <w:rFonts w:ascii="Times New Roman" w:hAnsi="Times New Roman"/>
          <w:sz w:val="24"/>
          <w:szCs w:val="24"/>
        </w:rPr>
        <w:t xml:space="preserve"> </w:t>
      </w:r>
      <w:commentRangeEnd w:id="12"/>
      <w:r w:rsidR="00012B73">
        <w:rPr>
          <w:rStyle w:val="CommentReference"/>
          <w:rFonts w:cs="Courier"/>
        </w:rPr>
        <w:commentReference w:id="12"/>
      </w:r>
    </w:p>
    <w:p w14:paraId="43F7E54C" w14:textId="77777777" w:rsidR="002C3C11" w:rsidRDefault="002C3C11" w:rsidP="006F651F">
      <w:pPr>
        <w:spacing w:line="480" w:lineRule="auto"/>
        <w:ind w:left="0" w:firstLine="0"/>
        <w:rPr>
          <w:rFonts w:ascii="Times New Roman" w:hAnsi="Times New Roman"/>
          <w:sz w:val="24"/>
          <w:szCs w:val="24"/>
        </w:rPr>
      </w:pPr>
    </w:p>
    <w:p w14:paraId="18246071" w14:textId="77777777" w:rsidR="002C3C11" w:rsidRPr="002C3C11" w:rsidRDefault="002C3C11" w:rsidP="006F651F">
      <w:pPr>
        <w:spacing w:line="480" w:lineRule="auto"/>
        <w:ind w:left="0" w:firstLine="0"/>
        <w:rPr>
          <w:rFonts w:ascii="Times New Roman" w:hAnsi="Times New Roman"/>
          <w:i/>
          <w:sz w:val="24"/>
          <w:szCs w:val="24"/>
        </w:rPr>
      </w:pPr>
      <w:r w:rsidRPr="002C3C11">
        <w:rPr>
          <w:rFonts w:ascii="Times New Roman" w:hAnsi="Times New Roman"/>
          <w:i/>
          <w:sz w:val="24"/>
          <w:szCs w:val="24"/>
        </w:rPr>
        <w:t>Increasing trends of warming</w:t>
      </w:r>
    </w:p>
    <w:p w14:paraId="46947BA2" w14:textId="77777777" w:rsidR="00ED5628" w:rsidRDefault="00ED5628" w:rsidP="006F651F">
      <w:pPr>
        <w:spacing w:line="480" w:lineRule="auto"/>
        <w:ind w:left="0" w:firstLine="0"/>
        <w:rPr>
          <w:rFonts w:ascii="Times New Roman" w:hAnsi="Times New Roman"/>
          <w:sz w:val="24"/>
          <w:szCs w:val="24"/>
        </w:rPr>
      </w:pPr>
    </w:p>
    <w:p w14:paraId="4957D29D" w14:textId="77777777" w:rsidR="00EC1ED8" w:rsidRDefault="00906AB0" w:rsidP="006F651F">
      <w:pPr>
        <w:spacing w:line="480" w:lineRule="auto"/>
        <w:ind w:left="0" w:firstLine="0"/>
        <w:rPr>
          <w:ins w:id="14" w:author="Ryan Batt" w:date="2014-11-25T11:01:00Z"/>
          <w:rFonts w:ascii="Times New Roman" w:hAnsi="Times New Roman"/>
          <w:sz w:val="24"/>
          <w:szCs w:val="24"/>
        </w:rPr>
      </w:pPr>
      <w:r>
        <w:rPr>
          <w:rFonts w:ascii="Times New Roman" w:hAnsi="Times New Roman"/>
          <w:sz w:val="24"/>
          <w:szCs w:val="24"/>
        </w:rPr>
        <w:t xml:space="preserve">Both </w:t>
      </w:r>
      <w:proofErr w:type="spellStart"/>
      <w:r>
        <w:rPr>
          <w:rFonts w:ascii="Times New Roman" w:hAnsi="Times New Roman"/>
          <w:sz w:val="24"/>
          <w:szCs w:val="24"/>
        </w:rPr>
        <w:t>Suwa</w:t>
      </w:r>
      <w:proofErr w:type="spellEnd"/>
      <w:r>
        <w:rPr>
          <w:rFonts w:ascii="Times New Roman" w:hAnsi="Times New Roman"/>
          <w:sz w:val="24"/>
          <w:szCs w:val="24"/>
        </w:rPr>
        <w:t xml:space="preserve"> and Torne exhibit increasing trends of warming such that r</w:t>
      </w:r>
      <w:r w:rsidR="00D27A23">
        <w:rPr>
          <w:rFonts w:ascii="Times New Roman" w:hAnsi="Times New Roman"/>
          <w:sz w:val="24"/>
          <w:szCs w:val="24"/>
        </w:rPr>
        <w:t xml:space="preserve">ates of later ice freeze and earlier ice breakup increased </w:t>
      </w:r>
      <w:commentRangeStart w:id="15"/>
      <w:r w:rsidR="00D27A23">
        <w:rPr>
          <w:rFonts w:ascii="Times New Roman" w:hAnsi="Times New Roman"/>
          <w:sz w:val="24"/>
          <w:szCs w:val="24"/>
        </w:rPr>
        <w:t xml:space="preserve">significantly </w:t>
      </w:r>
      <w:commentRangeEnd w:id="15"/>
      <w:r w:rsidR="00622A4D">
        <w:rPr>
          <w:rStyle w:val="CommentReference"/>
          <w:rFonts w:cs="Courier"/>
        </w:rPr>
        <w:commentReference w:id="15"/>
      </w:r>
      <w:r w:rsidR="00D27A23">
        <w:rPr>
          <w:rFonts w:ascii="Times New Roman" w:hAnsi="Times New Roman"/>
          <w:sz w:val="24"/>
          <w:szCs w:val="24"/>
        </w:rPr>
        <w:t>in the 1800s</w:t>
      </w:r>
      <w:r w:rsidR="007972B9">
        <w:rPr>
          <w:rFonts w:ascii="Times New Roman" w:hAnsi="Times New Roman"/>
          <w:sz w:val="24"/>
          <w:szCs w:val="24"/>
        </w:rPr>
        <w:t xml:space="preserve"> in the direction of a </w:t>
      </w:r>
      <w:r w:rsidR="00F908AA">
        <w:rPr>
          <w:rFonts w:ascii="Times New Roman" w:hAnsi="Times New Roman"/>
          <w:sz w:val="24"/>
          <w:szCs w:val="24"/>
        </w:rPr>
        <w:t>warming climate</w:t>
      </w:r>
      <w:r w:rsidR="00D27A23">
        <w:rPr>
          <w:rFonts w:ascii="Times New Roman" w:hAnsi="Times New Roman"/>
          <w:sz w:val="24"/>
          <w:szCs w:val="24"/>
        </w:rPr>
        <w:t>.</w:t>
      </w:r>
      <w:r w:rsidR="00F908AA">
        <w:rPr>
          <w:rFonts w:ascii="Times New Roman" w:hAnsi="Times New Roman"/>
          <w:sz w:val="24"/>
          <w:szCs w:val="24"/>
        </w:rPr>
        <w:t xml:space="preserve">  </w:t>
      </w:r>
      <w:commentRangeStart w:id="16"/>
      <w:r w:rsidR="00F908AA">
        <w:rPr>
          <w:rFonts w:ascii="Times New Roman" w:hAnsi="Times New Roman"/>
          <w:sz w:val="24"/>
          <w:szCs w:val="24"/>
        </w:rPr>
        <w:t xml:space="preserve">Second order polynomial models explained 42% of the variation in </w:t>
      </w:r>
      <w:proofErr w:type="spellStart"/>
      <w:r w:rsidR="00F908AA">
        <w:rPr>
          <w:rFonts w:ascii="Times New Roman" w:hAnsi="Times New Roman"/>
          <w:sz w:val="24"/>
          <w:szCs w:val="24"/>
        </w:rPr>
        <w:t>Suwa</w:t>
      </w:r>
      <w:proofErr w:type="spellEnd"/>
      <w:r w:rsidR="00F908AA">
        <w:rPr>
          <w:rFonts w:ascii="Times New Roman" w:hAnsi="Times New Roman"/>
          <w:sz w:val="24"/>
          <w:szCs w:val="24"/>
        </w:rPr>
        <w:t xml:space="preserve"> and 27% of the variation in Torne ice dates </w:t>
      </w:r>
      <w:commentRangeEnd w:id="16"/>
      <w:r w:rsidR="00622A4D">
        <w:rPr>
          <w:rStyle w:val="CommentReference"/>
          <w:rFonts w:cs="Courier"/>
        </w:rPr>
        <w:commentReference w:id="16"/>
      </w:r>
      <w:r w:rsidR="00F908AA">
        <w:rPr>
          <w:rFonts w:ascii="Times New Roman" w:hAnsi="Times New Roman"/>
          <w:sz w:val="24"/>
          <w:szCs w:val="24"/>
        </w:rPr>
        <w:t>(</w:t>
      </w:r>
      <w:commentRangeStart w:id="17"/>
      <w:r w:rsidR="00F908AA">
        <w:rPr>
          <w:rFonts w:ascii="Times New Roman" w:hAnsi="Times New Roman"/>
          <w:sz w:val="24"/>
          <w:szCs w:val="24"/>
        </w:rPr>
        <w:t>Figure 1</w:t>
      </w:r>
      <w:r w:rsidR="00B2329F">
        <w:rPr>
          <w:rFonts w:ascii="Times New Roman" w:hAnsi="Times New Roman"/>
          <w:sz w:val="24"/>
          <w:szCs w:val="24"/>
        </w:rPr>
        <w:t>a and b</w:t>
      </w:r>
      <w:commentRangeEnd w:id="17"/>
      <w:r w:rsidR="00622A4D">
        <w:rPr>
          <w:rStyle w:val="CommentReference"/>
          <w:rFonts w:cs="Courier"/>
        </w:rPr>
        <w:commentReference w:id="17"/>
      </w:r>
      <w:r w:rsidR="00F908AA">
        <w:rPr>
          <w:rFonts w:ascii="Times New Roman" w:hAnsi="Times New Roman"/>
          <w:sz w:val="24"/>
          <w:szCs w:val="24"/>
        </w:rPr>
        <w:t xml:space="preserve">). Torne River froze every year since 1693, but </w:t>
      </w:r>
      <w:proofErr w:type="spellStart"/>
      <w:r w:rsidR="00F908AA">
        <w:rPr>
          <w:rFonts w:ascii="Times New Roman" w:hAnsi="Times New Roman"/>
          <w:sz w:val="24"/>
          <w:szCs w:val="24"/>
        </w:rPr>
        <w:t>Suwa</w:t>
      </w:r>
      <w:proofErr w:type="spellEnd"/>
      <w:r w:rsidR="00F908AA">
        <w:rPr>
          <w:rFonts w:ascii="Times New Roman" w:hAnsi="Times New Roman"/>
          <w:sz w:val="24"/>
          <w:szCs w:val="24"/>
        </w:rPr>
        <w:t xml:space="preserve"> exhibited an increasing occurrence of </w:t>
      </w:r>
      <w:commentRangeStart w:id="18"/>
      <w:r w:rsidR="00F908AA">
        <w:rPr>
          <w:rFonts w:ascii="Times New Roman" w:hAnsi="Times New Roman"/>
          <w:sz w:val="24"/>
          <w:szCs w:val="24"/>
        </w:rPr>
        <w:t>no freeze years</w:t>
      </w:r>
      <w:commentRangeEnd w:id="18"/>
      <w:r w:rsidR="00622A4D">
        <w:rPr>
          <w:rStyle w:val="CommentReference"/>
          <w:rFonts w:cs="Courier"/>
        </w:rPr>
        <w:commentReference w:id="18"/>
      </w:r>
      <w:r w:rsidR="00F908AA">
        <w:rPr>
          <w:rFonts w:ascii="Times New Roman" w:hAnsi="Times New Roman"/>
          <w:sz w:val="24"/>
          <w:szCs w:val="24"/>
        </w:rPr>
        <w:t xml:space="preserve">, such that in the past 50 years, </w:t>
      </w:r>
      <w:commentRangeStart w:id="19"/>
      <w:proofErr w:type="spellStart"/>
      <w:r w:rsidR="00F908AA">
        <w:rPr>
          <w:rFonts w:ascii="Times New Roman" w:hAnsi="Times New Roman"/>
          <w:sz w:val="24"/>
          <w:szCs w:val="24"/>
        </w:rPr>
        <w:t>Suwa</w:t>
      </w:r>
      <w:proofErr w:type="spellEnd"/>
      <w:r w:rsidR="00F908AA">
        <w:rPr>
          <w:rFonts w:ascii="Times New Roman" w:hAnsi="Times New Roman"/>
          <w:sz w:val="24"/>
          <w:szCs w:val="24"/>
        </w:rPr>
        <w:t xml:space="preserve"> does not freeze once every four years (Figure 1</w:t>
      </w:r>
      <w:r w:rsidR="00B2329F">
        <w:rPr>
          <w:rFonts w:ascii="Times New Roman" w:hAnsi="Times New Roman"/>
          <w:sz w:val="24"/>
          <w:szCs w:val="24"/>
        </w:rPr>
        <w:t>c</w:t>
      </w:r>
      <w:r w:rsidR="00F908AA">
        <w:rPr>
          <w:rFonts w:ascii="Times New Roman" w:hAnsi="Times New Roman"/>
          <w:sz w:val="24"/>
          <w:szCs w:val="24"/>
        </w:rPr>
        <w:t xml:space="preserve">).  </w:t>
      </w:r>
      <w:commentRangeEnd w:id="19"/>
      <w:r w:rsidR="00622A4D">
        <w:rPr>
          <w:rStyle w:val="CommentReference"/>
          <w:rFonts w:cs="Courier"/>
        </w:rPr>
        <w:commentReference w:id="19"/>
      </w:r>
      <w:r w:rsidR="00C21287">
        <w:rPr>
          <w:rFonts w:ascii="Times New Roman" w:hAnsi="Times New Roman"/>
          <w:sz w:val="24"/>
          <w:szCs w:val="24"/>
        </w:rPr>
        <w:t xml:space="preserve">We identified breakpoints, defined as the year in which linear slopes changed significantly, as </w:t>
      </w:r>
      <w:commentRangeStart w:id="20"/>
      <w:del w:id="21" w:author="Ryan Batt" w:date="2014-11-25T08:12:00Z">
        <w:r w:rsidR="004C3203" w:rsidDel="00292078">
          <w:rPr>
            <w:rFonts w:ascii="Times New Roman" w:hAnsi="Times New Roman"/>
            <w:sz w:val="24"/>
            <w:szCs w:val="24"/>
          </w:rPr>
          <w:delText>1852</w:delText>
        </w:r>
        <w:commentRangeStart w:id="22"/>
        <w:r w:rsidR="00C21287" w:rsidDel="00292078">
          <w:rPr>
            <w:rFonts w:ascii="Times New Roman" w:hAnsi="Times New Roman"/>
            <w:sz w:val="24"/>
            <w:szCs w:val="24"/>
          </w:rPr>
          <w:delText xml:space="preserve"> </w:delText>
        </w:r>
      </w:del>
      <w:commentRangeEnd w:id="22"/>
      <w:ins w:id="23" w:author="Ryan Batt" w:date="2014-11-25T08:12:00Z">
        <w:r w:rsidR="00292078">
          <w:rPr>
            <w:rFonts w:ascii="Times New Roman" w:hAnsi="Times New Roman"/>
            <w:sz w:val="24"/>
            <w:szCs w:val="24"/>
          </w:rPr>
          <w:t xml:space="preserve">1812 </w:t>
        </w:r>
      </w:ins>
      <w:r w:rsidR="00581AAC">
        <w:rPr>
          <w:rStyle w:val="CommentReference"/>
          <w:rFonts w:cs="Courier"/>
        </w:rPr>
        <w:commentReference w:id="22"/>
      </w:r>
      <w:commentRangeEnd w:id="20"/>
      <w:r w:rsidR="002E0A00">
        <w:rPr>
          <w:rStyle w:val="CommentReference"/>
          <w:rFonts w:cs="Courier"/>
        </w:rPr>
        <w:commentReference w:id="20"/>
      </w:r>
      <w:r w:rsidR="00C21287">
        <w:rPr>
          <w:rFonts w:ascii="Times New Roman" w:hAnsi="Times New Roman"/>
          <w:sz w:val="24"/>
          <w:szCs w:val="24"/>
        </w:rPr>
        <w:t xml:space="preserve">for </w:t>
      </w:r>
      <w:proofErr w:type="spellStart"/>
      <w:r w:rsidR="00C21287">
        <w:rPr>
          <w:rFonts w:ascii="Times New Roman" w:hAnsi="Times New Roman"/>
          <w:sz w:val="24"/>
          <w:szCs w:val="24"/>
        </w:rPr>
        <w:t>Suwa</w:t>
      </w:r>
      <w:proofErr w:type="spellEnd"/>
      <w:r w:rsidR="00C21287">
        <w:rPr>
          <w:rFonts w:ascii="Times New Roman" w:hAnsi="Times New Roman"/>
          <w:sz w:val="24"/>
          <w:szCs w:val="24"/>
        </w:rPr>
        <w:t xml:space="preserve"> and</w:t>
      </w:r>
      <w:commentRangeStart w:id="24"/>
      <w:r w:rsidR="00C21287">
        <w:rPr>
          <w:rFonts w:ascii="Times New Roman" w:hAnsi="Times New Roman"/>
          <w:sz w:val="24"/>
          <w:szCs w:val="24"/>
        </w:rPr>
        <w:t xml:space="preserve"> </w:t>
      </w:r>
      <w:commentRangeStart w:id="25"/>
      <w:del w:id="26" w:author="Ryan Batt" w:date="2014-11-25T08:12:00Z">
        <w:r w:rsidR="004C3203" w:rsidDel="00292078">
          <w:rPr>
            <w:rFonts w:ascii="Times New Roman" w:hAnsi="Times New Roman"/>
            <w:sz w:val="24"/>
            <w:szCs w:val="24"/>
          </w:rPr>
          <w:delText>1885</w:delText>
        </w:r>
        <w:r w:rsidR="00C21287" w:rsidDel="00292078">
          <w:rPr>
            <w:rFonts w:ascii="Times New Roman" w:hAnsi="Times New Roman"/>
            <w:sz w:val="24"/>
            <w:szCs w:val="24"/>
          </w:rPr>
          <w:delText xml:space="preserve"> </w:delText>
        </w:r>
      </w:del>
      <w:commentRangeEnd w:id="24"/>
      <w:ins w:id="27" w:author="Ryan Batt" w:date="2014-11-25T10:51:00Z">
        <w:r w:rsidR="00622A4D">
          <w:rPr>
            <w:rFonts w:ascii="Times New Roman" w:hAnsi="Times New Roman"/>
            <w:sz w:val="24"/>
            <w:szCs w:val="24"/>
          </w:rPr>
          <w:t>1867</w:t>
        </w:r>
      </w:ins>
      <w:ins w:id="28" w:author="Ryan Batt" w:date="2014-11-25T08:12:00Z">
        <w:r w:rsidR="00292078">
          <w:rPr>
            <w:rFonts w:ascii="Times New Roman" w:hAnsi="Times New Roman"/>
            <w:sz w:val="24"/>
            <w:szCs w:val="24"/>
          </w:rPr>
          <w:t xml:space="preserve"> </w:t>
        </w:r>
      </w:ins>
      <w:r w:rsidR="00581AAC">
        <w:rPr>
          <w:rStyle w:val="CommentReference"/>
          <w:rFonts w:cs="Courier"/>
        </w:rPr>
        <w:commentReference w:id="24"/>
      </w:r>
      <w:commentRangeEnd w:id="25"/>
      <w:r w:rsidR="002E0A00">
        <w:rPr>
          <w:rStyle w:val="CommentReference"/>
          <w:rFonts w:cs="Courier"/>
        </w:rPr>
        <w:commentReference w:id="25"/>
      </w:r>
      <w:r w:rsidR="00C21287">
        <w:rPr>
          <w:rFonts w:ascii="Times New Roman" w:hAnsi="Times New Roman"/>
          <w:sz w:val="24"/>
          <w:szCs w:val="24"/>
        </w:rPr>
        <w:t xml:space="preserve">for Torne.  </w:t>
      </w:r>
      <w:r w:rsidR="006C34BA">
        <w:rPr>
          <w:rFonts w:ascii="Times New Roman" w:hAnsi="Times New Roman"/>
          <w:sz w:val="24"/>
          <w:szCs w:val="24"/>
        </w:rPr>
        <w:t xml:space="preserve">The </w:t>
      </w:r>
      <w:r w:rsidR="00F4565B">
        <w:rPr>
          <w:rFonts w:ascii="Times New Roman" w:hAnsi="Times New Roman"/>
          <w:sz w:val="24"/>
          <w:szCs w:val="24"/>
        </w:rPr>
        <w:t xml:space="preserve">timing of the </w:t>
      </w:r>
      <w:r w:rsidR="00C21287">
        <w:rPr>
          <w:rFonts w:ascii="Times New Roman" w:hAnsi="Times New Roman"/>
          <w:sz w:val="24"/>
          <w:szCs w:val="24"/>
        </w:rPr>
        <w:t>breakpoints</w:t>
      </w:r>
      <w:r w:rsidR="00CD27BD">
        <w:rPr>
          <w:rFonts w:ascii="Times New Roman" w:hAnsi="Times New Roman"/>
          <w:sz w:val="24"/>
          <w:szCs w:val="24"/>
        </w:rPr>
        <w:t xml:space="preserve"> </w:t>
      </w:r>
      <w:r w:rsidR="00EC1ED8">
        <w:rPr>
          <w:rFonts w:ascii="Times New Roman" w:hAnsi="Times New Roman"/>
          <w:sz w:val="24"/>
          <w:szCs w:val="24"/>
        </w:rPr>
        <w:t>is</w:t>
      </w:r>
      <w:r w:rsidR="00F4565B">
        <w:rPr>
          <w:rFonts w:ascii="Times New Roman" w:hAnsi="Times New Roman"/>
          <w:sz w:val="24"/>
          <w:szCs w:val="24"/>
        </w:rPr>
        <w:t xml:space="preserve"> consistent with </w:t>
      </w:r>
      <w:r w:rsidR="00CD27BD">
        <w:rPr>
          <w:rFonts w:ascii="Times New Roman" w:hAnsi="Times New Roman"/>
          <w:sz w:val="24"/>
          <w:szCs w:val="24"/>
        </w:rPr>
        <w:t>the end of the little Ice Age and the start of the Industrial Revolution (</w:t>
      </w:r>
      <w:proofErr w:type="spellStart"/>
      <w:r w:rsidR="00CD27BD">
        <w:rPr>
          <w:rFonts w:ascii="Times New Roman" w:hAnsi="Times New Roman"/>
          <w:sz w:val="24"/>
          <w:szCs w:val="24"/>
        </w:rPr>
        <w:t>Adhikari</w:t>
      </w:r>
      <w:proofErr w:type="spellEnd"/>
      <w:r w:rsidR="00CD27BD">
        <w:rPr>
          <w:rFonts w:ascii="Times New Roman" w:hAnsi="Times New Roman"/>
          <w:sz w:val="24"/>
          <w:szCs w:val="24"/>
        </w:rPr>
        <w:t xml:space="preserve"> and </w:t>
      </w:r>
      <w:proofErr w:type="spellStart"/>
      <w:r w:rsidR="00CD27BD">
        <w:rPr>
          <w:rFonts w:ascii="Times New Roman" w:hAnsi="Times New Roman"/>
          <w:sz w:val="24"/>
          <w:szCs w:val="24"/>
        </w:rPr>
        <w:t>Kumon</w:t>
      </w:r>
      <w:proofErr w:type="spellEnd"/>
      <w:r w:rsidR="00CD27BD">
        <w:rPr>
          <w:rFonts w:ascii="Times New Roman" w:hAnsi="Times New Roman"/>
          <w:sz w:val="24"/>
          <w:szCs w:val="24"/>
        </w:rPr>
        <w:t xml:space="preserve"> 2001; Mann et al. 2009; </w:t>
      </w:r>
      <w:proofErr w:type="spellStart"/>
      <w:r w:rsidR="00CD27BD">
        <w:rPr>
          <w:rFonts w:ascii="Times New Roman" w:hAnsi="Times New Roman"/>
          <w:sz w:val="24"/>
          <w:szCs w:val="24"/>
        </w:rPr>
        <w:t>Helama</w:t>
      </w:r>
      <w:proofErr w:type="spellEnd"/>
      <w:r w:rsidR="00CD27BD">
        <w:rPr>
          <w:rFonts w:ascii="Times New Roman" w:hAnsi="Times New Roman"/>
          <w:sz w:val="24"/>
          <w:szCs w:val="24"/>
        </w:rPr>
        <w:t xml:space="preserve"> et al. 2013).</w:t>
      </w:r>
      <w:r w:rsidR="00FE70B9">
        <w:rPr>
          <w:rFonts w:ascii="Times New Roman" w:hAnsi="Times New Roman"/>
          <w:sz w:val="24"/>
          <w:szCs w:val="24"/>
        </w:rPr>
        <w:t xml:space="preserve">  </w:t>
      </w:r>
      <w:r w:rsidR="00C92A25">
        <w:rPr>
          <w:rFonts w:ascii="Times New Roman" w:hAnsi="Times New Roman"/>
          <w:sz w:val="24"/>
          <w:szCs w:val="24"/>
        </w:rPr>
        <w:t>In the</w:t>
      </w:r>
      <w:ins w:id="29" w:author="Ryan Batt" w:date="2014-11-25T10:54:00Z">
        <w:r w:rsidR="00622A4D">
          <w:rPr>
            <w:rFonts w:ascii="Times New Roman" w:hAnsi="Times New Roman"/>
            <w:sz w:val="24"/>
            <w:szCs w:val="24"/>
          </w:rPr>
          <w:t xml:space="preserve"> region of Japan near Lake</w:t>
        </w:r>
      </w:ins>
      <w:r w:rsidR="00C92A25">
        <w:rPr>
          <w:rFonts w:ascii="Times New Roman" w:hAnsi="Times New Roman"/>
          <w:sz w:val="24"/>
          <w:szCs w:val="24"/>
        </w:rPr>
        <w:t xml:space="preserve"> </w:t>
      </w:r>
      <w:proofErr w:type="spellStart"/>
      <w:r w:rsidR="00C92A25">
        <w:rPr>
          <w:rFonts w:ascii="Times New Roman" w:hAnsi="Times New Roman"/>
          <w:sz w:val="24"/>
          <w:szCs w:val="24"/>
        </w:rPr>
        <w:t>Suwa</w:t>
      </w:r>
      <w:proofErr w:type="spellEnd"/>
      <w:del w:id="30" w:author="Ryan Batt" w:date="2014-11-25T10:54:00Z">
        <w:r w:rsidR="00C92A25" w:rsidDel="00622A4D">
          <w:rPr>
            <w:rFonts w:ascii="Times New Roman" w:hAnsi="Times New Roman"/>
            <w:sz w:val="24"/>
            <w:szCs w:val="24"/>
          </w:rPr>
          <w:delText xml:space="preserve"> region</w:delText>
        </w:r>
      </w:del>
      <w:r w:rsidR="00C92A25">
        <w:rPr>
          <w:rFonts w:ascii="Times New Roman" w:hAnsi="Times New Roman"/>
          <w:sz w:val="24"/>
          <w:szCs w:val="24"/>
        </w:rPr>
        <w:t>,</w:t>
      </w:r>
      <w:r w:rsidR="00B95846">
        <w:rPr>
          <w:rFonts w:ascii="Times New Roman" w:hAnsi="Times New Roman"/>
          <w:sz w:val="24"/>
          <w:szCs w:val="24"/>
        </w:rPr>
        <w:t xml:space="preserve"> the Little Ice Age ended </w:t>
      </w:r>
      <w:r w:rsidR="00F721ED">
        <w:rPr>
          <w:rFonts w:ascii="Times New Roman" w:hAnsi="Times New Roman"/>
          <w:sz w:val="24"/>
          <w:szCs w:val="24"/>
        </w:rPr>
        <w:t xml:space="preserve">in the early 1840s </w:t>
      </w:r>
      <w:r w:rsidR="00EC1ED8">
        <w:rPr>
          <w:rFonts w:ascii="Times New Roman" w:hAnsi="Times New Roman"/>
          <w:sz w:val="24"/>
          <w:szCs w:val="24"/>
        </w:rPr>
        <w:t xml:space="preserve">following a cool phase of the Little Ice </w:t>
      </w:r>
      <w:r w:rsidR="00C92A25">
        <w:rPr>
          <w:rFonts w:ascii="Times New Roman" w:hAnsi="Times New Roman"/>
          <w:sz w:val="24"/>
          <w:szCs w:val="24"/>
        </w:rPr>
        <w:t>Age that</w:t>
      </w:r>
      <w:r w:rsidR="00EC1ED8">
        <w:rPr>
          <w:rFonts w:ascii="Times New Roman" w:hAnsi="Times New Roman"/>
          <w:sz w:val="24"/>
          <w:szCs w:val="24"/>
        </w:rPr>
        <w:t xml:space="preserve"> spanned the late 1820s to early 1840s </w:t>
      </w:r>
      <w:del w:id="31" w:author="Ryan Batt" w:date="2014-11-25T10:54:00Z">
        <w:r w:rsidR="00EC1ED8" w:rsidDel="00622A4D">
          <w:rPr>
            <w:rFonts w:ascii="Times New Roman" w:hAnsi="Times New Roman"/>
            <w:sz w:val="24"/>
            <w:szCs w:val="24"/>
          </w:rPr>
          <w:delText>in the Lake Suwa region</w:delText>
        </w:r>
        <w:r w:rsidR="00B95846" w:rsidDel="00622A4D">
          <w:rPr>
            <w:rFonts w:ascii="Times New Roman" w:hAnsi="Times New Roman"/>
            <w:sz w:val="24"/>
            <w:szCs w:val="24"/>
          </w:rPr>
          <w:delText xml:space="preserve"> </w:delText>
        </w:r>
      </w:del>
      <w:r w:rsidR="00B95846">
        <w:rPr>
          <w:rFonts w:ascii="Times New Roman" w:hAnsi="Times New Roman"/>
          <w:sz w:val="24"/>
          <w:szCs w:val="24"/>
        </w:rPr>
        <w:t xml:space="preserve">(Hirano and </w:t>
      </w:r>
      <w:proofErr w:type="spellStart"/>
      <w:r w:rsidR="00B95846">
        <w:rPr>
          <w:rFonts w:ascii="Times New Roman" w:hAnsi="Times New Roman"/>
          <w:sz w:val="24"/>
          <w:szCs w:val="24"/>
        </w:rPr>
        <w:t>Mikami</w:t>
      </w:r>
      <w:proofErr w:type="spellEnd"/>
      <w:r w:rsidR="00B95846">
        <w:rPr>
          <w:rFonts w:ascii="Times New Roman" w:hAnsi="Times New Roman"/>
          <w:sz w:val="24"/>
          <w:szCs w:val="24"/>
        </w:rPr>
        <w:t xml:space="preserve"> 2008; </w:t>
      </w:r>
      <w:proofErr w:type="spellStart"/>
      <w:r w:rsidR="00B95846">
        <w:rPr>
          <w:rFonts w:ascii="Times New Roman" w:hAnsi="Times New Roman"/>
          <w:sz w:val="24"/>
          <w:szCs w:val="24"/>
        </w:rPr>
        <w:t>Mikami</w:t>
      </w:r>
      <w:proofErr w:type="spellEnd"/>
      <w:r w:rsidR="00B95846">
        <w:rPr>
          <w:rFonts w:ascii="Times New Roman" w:hAnsi="Times New Roman"/>
          <w:sz w:val="24"/>
          <w:szCs w:val="24"/>
        </w:rPr>
        <w:t xml:space="preserve"> 2008)</w:t>
      </w:r>
      <w:r w:rsidR="00C92A25">
        <w:rPr>
          <w:rFonts w:ascii="Times New Roman" w:hAnsi="Times New Roman"/>
          <w:sz w:val="24"/>
          <w:szCs w:val="24"/>
        </w:rPr>
        <w:t xml:space="preserve">.  Spring air temperatures began rising in the 1880s in the region of </w:t>
      </w:r>
      <w:ins w:id="32" w:author="Ryan Batt" w:date="2014-11-25T10:55:00Z">
        <w:r w:rsidR="00622A4D">
          <w:rPr>
            <w:rFonts w:ascii="Times New Roman" w:hAnsi="Times New Roman"/>
            <w:sz w:val="24"/>
            <w:szCs w:val="24"/>
          </w:rPr>
          <w:t xml:space="preserve">Finland near </w:t>
        </w:r>
      </w:ins>
      <w:del w:id="33" w:author="Ryan Batt" w:date="2014-11-25T10:55:00Z">
        <w:r w:rsidR="00C92A25" w:rsidDel="00622A4D">
          <w:rPr>
            <w:rFonts w:ascii="Times New Roman" w:hAnsi="Times New Roman"/>
            <w:sz w:val="24"/>
            <w:szCs w:val="24"/>
          </w:rPr>
          <w:delText xml:space="preserve">the </w:delText>
        </w:r>
      </w:del>
      <w:r w:rsidR="00C92A25">
        <w:rPr>
          <w:rFonts w:ascii="Times New Roman" w:hAnsi="Times New Roman"/>
          <w:sz w:val="24"/>
          <w:szCs w:val="24"/>
        </w:rPr>
        <w:t>Tornio River</w:t>
      </w:r>
      <w:ins w:id="34" w:author="Ryan Batt" w:date="2014-11-25T10:55:00Z">
        <w:r w:rsidR="00AC2E46">
          <w:rPr>
            <w:rFonts w:ascii="Times New Roman" w:hAnsi="Times New Roman"/>
            <w:sz w:val="24"/>
            <w:szCs w:val="24"/>
          </w:rPr>
          <w:t>, which approximately</w:t>
        </w:r>
      </w:ins>
      <w:r w:rsidR="00C92A25">
        <w:rPr>
          <w:rFonts w:ascii="Times New Roman" w:hAnsi="Times New Roman"/>
          <w:sz w:val="24"/>
          <w:szCs w:val="24"/>
        </w:rPr>
        <w:t xml:space="preserve"> coincid</w:t>
      </w:r>
      <w:ins w:id="35" w:author="Ryan Batt" w:date="2014-11-25T10:55:00Z">
        <w:r w:rsidR="00AC2E46">
          <w:rPr>
            <w:rFonts w:ascii="Times New Roman" w:hAnsi="Times New Roman"/>
            <w:sz w:val="24"/>
            <w:szCs w:val="24"/>
          </w:rPr>
          <w:t>es</w:t>
        </w:r>
      </w:ins>
      <w:del w:id="36" w:author="Ryan Batt" w:date="2014-11-25T10:55:00Z">
        <w:r w:rsidR="00C92A25" w:rsidDel="00AC2E46">
          <w:rPr>
            <w:rFonts w:ascii="Times New Roman" w:hAnsi="Times New Roman"/>
            <w:sz w:val="24"/>
            <w:szCs w:val="24"/>
          </w:rPr>
          <w:delText>ing</w:delText>
        </w:r>
      </w:del>
      <w:r w:rsidR="00C92A25">
        <w:rPr>
          <w:rFonts w:ascii="Times New Roman" w:hAnsi="Times New Roman"/>
          <w:sz w:val="24"/>
          <w:szCs w:val="24"/>
        </w:rPr>
        <w:t xml:space="preserve"> with the </w:t>
      </w:r>
      <w:del w:id="37" w:author="Ryan Batt" w:date="2014-11-25T10:42:00Z">
        <w:r w:rsidR="00C92A25" w:rsidDel="005313D8">
          <w:rPr>
            <w:rFonts w:ascii="Times New Roman" w:hAnsi="Times New Roman"/>
            <w:sz w:val="24"/>
            <w:szCs w:val="24"/>
          </w:rPr>
          <w:delText xml:space="preserve">1885 </w:delText>
        </w:r>
      </w:del>
      <w:ins w:id="38" w:author="Ryan Batt" w:date="2014-11-25T10:42:00Z">
        <w:r w:rsidR="005313D8">
          <w:rPr>
            <w:rFonts w:ascii="Times New Roman" w:hAnsi="Times New Roman"/>
            <w:sz w:val="24"/>
            <w:szCs w:val="24"/>
          </w:rPr>
          <w:t xml:space="preserve">1867 </w:t>
        </w:r>
      </w:ins>
      <w:r w:rsidR="00C92A25">
        <w:rPr>
          <w:rFonts w:ascii="Times New Roman" w:hAnsi="Times New Roman"/>
          <w:sz w:val="24"/>
          <w:szCs w:val="24"/>
        </w:rPr>
        <w:t>breakpoint (</w:t>
      </w:r>
      <w:proofErr w:type="spellStart"/>
      <w:r w:rsidR="00C92A25">
        <w:rPr>
          <w:rFonts w:ascii="Times New Roman" w:hAnsi="Times New Roman"/>
          <w:sz w:val="24"/>
          <w:szCs w:val="24"/>
        </w:rPr>
        <w:t>Helama</w:t>
      </w:r>
      <w:proofErr w:type="spellEnd"/>
      <w:r w:rsidR="00C92A25">
        <w:rPr>
          <w:rFonts w:ascii="Times New Roman" w:hAnsi="Times New Roman"/>
          <w:sz w:val="24"/>
          <w:szCs w:val="24"/>
        </w:rPr>
        <w:t xml:space="preserve"> et al. 2013).  </w:t>
      </w:r>
      <w:commentRangeStart w:id="39"/>
      <w:r w:rsidR="00EC1ED8">
        <w:rPr>
          <w:rFonts w:ascii="Times New Roman" w:hAnsi="Times New Roman" w:cs="Helvetica"/>
          <w:sz w:val="24"/>
          <w:szCs w:val="48"/>
        </w:rPr>
        <w:t xml:space="preserve">In fact, air </w:t>
      </w:r>
      <w:r w:rsidR="00EC1ED8">
        <w:rPr>
          <w:rFonts w:ascii="Times New Roman" w:hAnsi="Times New Roman" w:cs="Helvetica"/>
          <w:sz w:val="24"/>
          <w:szCs w:val="48"/>
        </w:rPr>
        <w:lastRenderedPageBreak/>
        <w:t xml:space="preserve">temperature was the most important predictor of breakup in River Tornio and the second most important predictor of ice freeze in Lake </w:t>
      </w:r>
      <w:proofErr w:type="spellStart"/>
      <w:r w:rsidR="00EC1ED8">
        <w:rPr>
          <w:rFonts w:ascii="Times New Roman" w:hAnsi="Times New Roman" w:cs="Helvetica"/>
          <w:sz w:val="24"/>
          <w:szCs w:val="48"/>
        </w:rPr>
        <w:t>Suwa</w:t>
      </w:r>
      <w:proofErr w:type="spellEnd"/>
      <w:r w:rsidR="00C92A25">
        <w:rPr>
          <w:rFonts w:ascii="Times New Roman" w:hAnsi="Times New Roman" w:cs="Helvetica"/>
          <w:sz w:val="24"/>
          <w:szCs w:val="48"/>
        </w:rPr>
        <w:t xml:space="preserve"> following the start of the Industrial Revolution</w:t>
      </w:r>
      <w:commentRangeEnd w:id="39"/>
      <w:r w:rsidR="00AC2E46">
        <w:rPr>
          <w:rStyle w:val="CommentReference"/>
          <w:rFonts w:cs="Courier"/>
        </w:rPr>
        <w:commentReference w:id="39"/>
      </w:r>
      <w:r w:rsidR="00EC1ED8">
        <w:rPr>
          <w:rFonts w:ascii="Times New Roman" w:hAnsi="Times New Roman" w:cs="Helvetica"/>
          <w:sz w:val="24"/>
          <w:szCs w:val="48"/>
        </w:rPr>
        <w:t>.  This is consistent with lakes and rivers around the Northern Hemisphere, including in Finland, Sweden, and Japan, that have found strong relationships between air temperature and ice freeze and breakup, such that years with elevated air temperature have correspondingly shorter duration of ice cover (</w:t>
      </w:r>
      <w:proofErr w:type="spellStart"/>
      <w:r w:rsidR="00EC1ED8" w:rsidRPr="008C3B24">
        <w:rPr>
          <w:rFonts w:ascii="Times New Roman" w:hAnsi="Times New Roman"/>
          <w:sz w:val="24"/>
          <w:szCs w:val="24"/>
        </w:rPr>
        <w:t>Palecki</w:t>
      </w:r>
      <w:proofErr w:type="spellEnd"/>
      <w:r w:rsidR="00EC1ED8" w:rsidRPr="008C3B24">
        <w:rPr>
          <w:rFonts w:ascii="Times New Roman" w:hAnsi="Times New Roman"/>
          <w:sz w:val="24"/>
          <w:szCs w:val="24"/>
        </w:rPr>
        <w:t xml:space="preserve"> and Berry 1986; </w:t>
      </w:r>
      <w:proofErr w:type="spellStart"/>
      <w:r w:rsidR="00EC1ED8" w:rsidRPr="008C3B24">
        <w:rPr>
          <w:rFonts w:ascii="Times New Roman" w:hAnsi="Times New Roman"/>
          <w:sz w:val="24"/>
          <w:szCs w:val="24"/>
        </w:rPr>
        <w:t>Assel</w:t>
      </w:r>
      <w:proofErr w:type="spellEnd"/>
      <w:r w:rsidR="00EC1ED8" w:rsidRPr="008C3B24">
        <w:rPr>
          <w:rFonts w:ascii="Times New Roman" w:hAnsi="Times New Roman"/>
          <w:sz w:val="24"/>
          <w:szCs w:val="24"/>
        </w:rPr>
        <w:t xml:space="preserve"> and Robertson 1995; </w:t>
      </w:r>
      <w:proofErr w:type="spellStart"/>
      <w:r w:rsidR="00EC1ED8" w:rsidRPr="008C3B24">
        <w:rPr>
          <w:rFonts w:ascii="Times New Roman" w:hAnsi="Times New Roman"/>
          <w:sz w:val="24"/>
          <w:szCs w:val="24"/>
        </w:rPr>
        <w:t>Vavrus</w:t>
      </w:r>
      <w:proofErr w:type="spellEnd"/>
      <w:r w:rsidR="00EC1ED8" w:rsidRPr="008C3B24">
        <w:rPr>
          <w:rFonts w:ascii="Times New Roman" w:hAnsi="Times New Roman"/>
          <w:sz w:val="24"/>
          <w:szCs w:val="24"/>
        </w:rPr>
        <w:t xml:space="preserve"> et al. 1996; Livingstone 2000; </w:t>
      </w:r>
      <w:proofErr w:type="spellStart"/>
      <w:r w:rsidR="00EC1ED8" w:rsidRPr="008C3B24">
        <w:rPr>
          <w:rFonts w:ascii="Times New Roman" w:hAnsi="Times New Roman"/>
          <w:sz w:val="24"/>
          <w:szCs w:val="24"/>
        </w:rPr>
        <w:t>Korhonen</w:t>
      </w:r>
      <w:proofErr w:type="spellEnd"/>
      <w:r w:rsidR="00EC1ED8" w:rsidRPr="008C3B24">
        <w:rPr>
          <w:rFonts w:ascii="Times New Roman" w:hAnsi="Times New Roman"/>
          <w:sz w:val="24"/>
          <w:szCs w:val="24"/>
        </w:rPr>
        <w:t xml:space="preserve"> 2006; </w:t>
      </w:r>
      <w:proofErr w:type="spellStart"/>
      <w:r w:rsidR="00EC1ED8">
        <w:rPr>
          <w:rFonts w:ascii="Times New Roman" w:hAnsi="Times New Roman"/>
          <w:sz w:val="24"/>
          <w:szCs w:val="24"/>
        </w:rPr>
        <w:t>Mikami</w:t>
      </w:r>
      <w:proofErr w:type="spellEnd"/>
      <w:r w:rsidR="00EC1ED8">
        <w:rPr>
          <w:rFonts w:ascii="Times New Roman" w:hAnsi="Times New Roman"/>
          <w:sz w:val="24"/>
          <w:szCs w:val="24"/>
        </w:rPr>
        <w:t xml:space="preserve"> 2008; </w:t>
      </w:r>
      <w:proofErr w:type="spellStart"/>
      <w:r w:rsidR="00EC1ED8">
        <w:rPr>
          <w:rFonts w:ascii="Times New Roman" w:hAnsi="Times New Roman"/>
          <w:sz w:val="24"/>
          <w:szCs w:val="24"/>
        </w:rPr>
        <w:t>Ghanbari</w:t>
      </w:r>
      <w:proofErr w:type="spellEnd"/>
      <w:r w:rsidR="00EC1ED8">
        <w:rPr>
          <w:rFonts w:ascii="Times New Roman" w:hAnsi="Times New Roman"/>
          <w:sz w:val="24"/>
          <w:szCs w:val="24"/>
        </w:rPr>
        <w:t xml:space="preserve"> et al. 2009; </w:t>
      </w:r>
      <w:r w:rsidR="00EC1ED8" w:rsidRPr="008C3B24">
        <w:rPr>
          <w:rFonts w:ascii="Times New Roman" w:hAnsi="Times New Roman"/>
          <w:sz w:val="24"/>
          <w:szCs w:val="24"/>
        </w:rPr>
        <w:t>Benson et al. 2012</w:t>
      </w:r>
      <w:r w:rsidR="00EC1ED8">
        <w:rPr>
          <w:rFonts w:ascii="Times New Roman" w:hAnsi="Times New Roman"/>
          <w:sz w:val="24"/>
          <w:szCs w:val="24"/>
        </w:rPr>
        <w:t xml:space="preserve">; </w:t>
      </w:r>
      <w:proofErr w:type="spellStart"/>
      <w:r w:rsidR="00EC1ED8">
        <w:rPr>
          <w:rFonts w:ascii="Times New Roman" w:hAnsi="Times New Roman"/>
          <w:sz w:val="24"/>
          <w:szCs w:val="24"/>
        </w:rPr>
        <w:t>Helama</w:t>
      </w:r>
      <w:proofErr w:type="spellEnd"/>
      <w:r w:rsidR="00EC1ED8">
        <w:rPr>
          <w:rFonts w:ascii="Times New Roman" w:hAnsi="Times New Roman"/>
          <w:sz w:val="24"/>
          <w:szCs w:val="24"/>
        </w:rPr>
        <w:t xml:space="preserve"> et al. 2013; Sharma et al. 2013).  </w:t>
      </w:r>
    </w:p>
    <w:p w14:paraId="4937A5EE" w14:textId="77777777" w:rsidR="006C57B1" w:rsidRPr="00C92A25" w:rsidRDefault="004E30F7" w:rsidP="006F651F">
      <w:pPr>
        <w:spacing w:line="480" w:lineRule="auto"/>
        <w:ind w:left="0" w:firstLine="0"/>
        <w:rPr>
          <w:rFonts w:ascii="Times New Roman" w:hAnsi="Times New Roman"/>
          <w:sz w:val="24"/>
          <w:szCs w:val="24"/>
        </w:rPr>
      </w:pPr>
      <w:ins w:id="40" w:author="Ryan Batt" w:date="2014-11-25T11:01:00Z">
        <w:r>
          <w:rPr>
            <w:rFonts w:ascii="Times New Roman" w:hAnsi="Times New Roman"/>
            <w:noProof/>
            <w:sz w:val="24"/>
            <w:szCs w:val="24"/>
            <w:lang w:eastAsia="en-US"/>
          </w:rPr>
          <w:drawing>
            <wp:inline distT="0" distB="0" distL="0" distR="0" wp14:anchorId="2D3FB685" wp14:editId="0049C9E9">
              <wp:extent cx="3200400" cy="4572000"/>
              <wp:effectExtent l="0" t="0" r="0" b="0"/>
              <wp:docPr id="2" name="Picture 2" descr="Macintosh HD:Users:Battrd:Documents:School&amp;Work:WiscResearch:AncientIce:Figures:timeSeries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Battrd:Documents:School&amp;Work:WiscResearch:AncientIce:Figures:timeSeriesB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4572000"/>
                      </a:xfrm>
                      <a:prstGeom prst="rect">
                        <a:avLst/>
                      </a:prstGeom>
                      <a:noFill/>
                      <a:ln>
                        <a:noFill/>
                      </a:ln>
                    </pic:spPr>
                  </pic:pic>
                </a:graphicData>
              </a:graphic>
            </wp:inline>
          </w:drawing>
        </w:r>
      </w:ins>
    </w:p>
    <w:p w14:paraId="76E56D94" w14:textId="77777777" w:rsidR="00EC1ED8" w:rsidRDefault="00EC1ED8" w:rsidP="006F651F">
      <w:pPr>
        <w:spacing w:line="480" w:lineRule="auto"/>
        <w:ind w:left="0" w:firstLine="0"/>
        <w:rPr>
          <w:rFonts w:ascii="Times New Roman" w:hAnsi="Times New Roman"/>
          <w:sz w:val="24"/>
          <w:szCs w:val="24"/>
        </w:rPr>
      </w:pPr>
    </w:p>
    <w:p w14:paraId="5AA9C9F7" w14:textId="77777777" w:rsidR="00D05839" w:rsidRDefault="006C57B1" w:rsidP="006F651F">
      <w:pPr>
        <w:spacing w:line="480" w:lineRule="auto"/>
        <w:ind w:left="0" w:firstLine="0"/>
        <w:rPr>
          <w:rFonts w:ascii="Times New Roman" w:hAnsi="Times New Roman"/>
          <w:sz w:val="24"/>
          <w:szCs w:val="24"/>
        </w:rPr>
      </w:pPr>
      <w:r>
        <w:rPr>
          <w:noProof/>
          <w:lang w:eastAsia="en-US"/>
        </w:rPr>
        <w:lastRenderedPageBreak/>
        <w:drawing>
          <wp:inline distT="0" distB="0" distL="0" distR="0" wp14:anchorId="29D3AEF6" wp14:editId="38EBD981">
            <wp:extent cx="5833110" cy="2971800"/>
            <wp:effectExtent l="0" t="0" r="8890" b="0"/>
            <wp:docPr id="9" name="Picture 9" descr="prob of no ice_with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b of no ice_with labe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3110" cy="2971800"/>
                    </a:xfrm>
                    <a:prstGeom prst="rect">
                      <a:avLst/>
                    </a:prstGeom>
                    <a:noFill/>
                    <a:ln>
                      <a:noFill/>
                    </a:ln>
                  </pic:spPr>
                </pic:pic>
              </a:graphicData>
            </a:graphic>
          </wp:inline>
        </w:drawing>
      </w:r>
    </w:p>
    <w:p w14:paraId="3EB5E4AB" w14:textId="77777777" w:rsidR="00FB752D" w:rsidDel="00D312CA" w:rsidRDefault="00FB752D" w:rsidP="006F651F">
      <w:pPr>
        <w:spacing w:line="480" w:lineRule="auto"/>
        <w:ind w:left="0" w:hanging="11"/>
        <w:rPr>
          <w:del w:id="41" w:author="Ryan Batt" w:date="2014-11-25T08:06:00Z"/>
          <w:rFonts w:ascii="Times New Roman" w:hAnsi="Times New Roman" w:cs="Times New Roman"/>
          <w:bCs/>
          <w:sz w:val="24"/>
          <w:szCs w:val="24"/>
        </w:rPr>
      </w:pPr>
      <w:r w:rsidRPr="00843068">
        <w:rPr>
          <w:rFonts w:ascii="Times New Roman" w:hAnsi="Times New Roman" w:cs="Times New Roman"/>
          <w:b/>
          <w:sz w:val="24"/>
          <w:szCs w:val="24"/>
        </w:rPr>
        <w:t>Figure 1.</w:t>
      </w:r>
      <w:r>
        <w:rPr>
          <w:rFonts w:ascii="Times New Roman" w:hAnsi="Times New Roman" w:cs="Times New Roman"/>
          <w:b/>
          <w:sz w:val="24"/>
          <w:szCs w:val="24"/>
        </w:rPr>
        <w:t xml:space="preserve"> (A) </w:t>
      </w:r>
      <w:r>
        <w:rPr>
          <w:rFonts w:ascii="Times New Roman" w:hAnsi="Times New Roman" w:cs="Times New Roman"/>
          <w:sz w:val="24"/>
          <w:szCs w:val="24"/>
        </w:rPr>
        <w:t xml:space="preserve">Ice formation date in Lake </w:t>
      </w:r>
      <w:proofErr w:type="spellStart"/>
      <w:r>
        <w:rPr>
          <w:rFonts w:ascii="Times New Roman" w:hAnsi="Times New Roman" w:cs="Times New Roman"/>
          <w:sz w:val="24"/>
          <w:szCs w:val="24"/>
        </w:rPr>
        <w:t>Suwa</w:t>
      </w:r>
      <w:proofErr w:type="spellEnd"/>
      <w:r>
        <w:rPr>
          <w:rFonts w:ascii="Times New Roman" w:hAnsi="Times New Roman" w:cs="Times New Roman"/>
          <w:sz w:val="24"/>
          <w:szCs w:val="24"/>
        </w:rPr>
        <w:t xml:space="preserve"> from 1443-2004, (</w:t>
      </w:r>
      <w:r>
        <w:rPr>
          <w:rFonts w:ascii="Times New Roman" w:hAnsi="Times New Roman" w:cs="Times New Roman"/>
          <w:b/>
          <w:sz w:val="24"/>
          <w:szCs w:val="24"/>
        </w:rPr>
        <w:t xml:space="preserve">B) </w:t>
      </w:r>
      <w:r>
        <w:rPr>
          <w:rFonts w:ascii="Times New Roman" w:hAnsi="Times New Roman" w:cs="Times New Roman"/>
          <w:sz w:val="24"/>
          <w:szCs w:val="24"/>
        </w:rPr>
        <w:t>Ice breakup date of River Torne from 1693-2012</w:t>
      </w:r>
      <w:ins w:id="42" w:author="Ryan Batt" w:date="2014-11-25T08:07:00Z">
        <w:r w:rsidR="00D312CA">
          <w:rPr>
            <w:rFonts w:ascii="Times New Roman" w:hAnsi="Times New Roman" w:cs="Times New Roman"/>
            <w:sz w:val="24"/>
            <w:szCs w:val="24"/>
          </w:rPr>
          <w:t xml:space="preserve">. Blue and red lines indicate linear time trends in ice cover before and after breakpoints. </w:t>
        </w:r>
      </w:ins>
      <w:ins w:id="43" w:author="Ryan Batt" w:date="2014-11-25T08:09:00Z">
        <w:r w:rsidR="00D312CA">
          <w:rPr>
            <w:rFonts w:ascii="Times New Roman" w:hAnsi="Times New Roman" w:cs="Times New Roman"/>
            <w:sz w:val="24"/>
            <w:szCs w:val="24"/>
          </w:rPr>
          <w:t xml:space="preserve">No-freeze years in Lake </w:t>
        </w:r>
        <w:proofErr w:type="spellStart"/>
        <w:r w:rsidR="00D312CA">
          <w:rPr>
            <w:rFonts w:ascii="Times New Roman" w:hAnsi="Times New Roman" w:cs="Times New Roman"/>
            <w:sz w:val="24"/>
            <w:szCs w:val="24"/>
          </w:rPr>
          <w:t>Suwa</w:t>
        </w:r>
      </w:ins>
      <w:proofErr w:type="spellEnd"/>
      <w:ins w:id="44" w:author="Ryan Batt" w:date="2014-11-25T08:10:00Z">
        <w:r w:rsidR="00D312CA">
          <w:rPr>
            <w:rFonts w:ascii="Times New Roman" w:hAnsi="Times New Roman" w:cs="Times New Roman"/>
            <w:sz w:val="24"/>
            <w:szCs w:val="24"/>
          </w:rPr>
          <w:t xml:space="preserve"> (indicated by asterisks)</w:t>
        </w:r>
      </w:ins>
      <w:ins w:id="45" w:author="Ryan Batt" w:date="2014-11-25T08:09:00Z">
        <w:r w:rsidR="00D312CA">
          <w:rPr>
            <w:rFonts w:ascii="Times New Roman" w:hAnsi="Times New Roman" w:cs="Times New Roman"/>
            <w:sz w:val="24"/>
            <w:szCs w:val="24"/>
          </w:rPr>
          <w:t xml:space="preserve"> constitute a censored measure of </w:t>
        </w:r>
      </w:ins>
      <w:ins w:id="46" w:author="Ryan Batt" w:date="2014-11-25T08:10:00Z">
        <w:r w:rsidR="00D312CA">
          <w:rPr>
            <w:rFonts w:ascii="Times New Roman" w:hAnsi="Times New Roman" w:cs="Times New Roman"/>
            <w:sz w:val="24"/>
            <w:szCs w:val="24"/>
          </w:rPr>
          <w:t xml:space="preserve">conditions affecting freeze date, and breakpoints and trends were fit using a </w:t>
        </w:r>
        <w:proofErr w:type="spellStart"/>
        <w:r w:rsidR="00D312CA">
          <w:rPr>
            <w:rFonts w:ascii="Times New Roman" w:hAnsi="Times New Roman" w:cs="Times New Roman"/>
            <w:sz w:val="24"/>
            <w:szCs w:val="24"/>
          </w:rPr>
          <w:t>Tobit</w:t>
        </w:r>
        <w:proofErr w:type="spellEnd"/>
        <w:r w:rsidR="00D312CA">
          <w:rPr>
            <w:rFonts w:ascii="Times New Roman" w:hAnsi="Times New Roman" w:cs="Times New Roman"/>
            <w:sz w:val="24"/>
            <w:szCs w:val="24"/>
          </w:rPr>
          <w:t xml:space="preserve"> regression model.</w:t>
        </w:r>
      </w:ins>
      <w:del w:id="47" w:author="Ryan Batt" w:date="2014-11-25T08:07:00Z">
        <w:r w:rsidDel="00D312CA">
          <w:rPr>
            <w:rFonts w:ascii="Times New Roman" w:hAnsi="Times New Roman" w:cs="Times New Roman"/>
            <w:sz w:val="24"/>
            <w:szCs w:val="24"/>
          </w:rPr>
          <w:delText>,</w:delText>
        </w:r>
      </w:del>
      <w:del w:id="48" w:author="Ryan Batt" w:date="2014-11-25T08:11:00Z">
        <w:r w:rsidDel="00D312CA">
          <w:rPr>
            <w:rFonts w:ascii="Times New Roman" w:hAnsi="Times New Roman" w:cs="Times New Roman"/>
            <w:sz w:val="24"/>
            <w:szCs w:val="24"/>
          </w:rPr>
          <w:delText xml:space="preserve"> and</w:delText>
        </w:r>
      </w:del>
      <w:r>
        <w:rPr>
          <w:rFonts w:ascii="Times New Roman" w:hAnsi="Times New Roman" w:cs="Times New Roman"/>
          <w:sz w:val="24"/>
          <w:szCs w:val="24"/>
        </w:rPr>
        <w:t xml:space="preserve"> </w:t>
      </w:r>
      <w:r w:rsidRPr="00ED1EFA">
        <w:rPr>
          <w:rFonts w:ascii="Times New Roman" w:hAnsi="Times New Roman" w:cs="Times New Roman"/>
          <w:b/>
          <w:sz w:val="24"/>
          <w:szCs w:val="24"/>
        </w:rPr>
        <w:t>(C)</w:t>
      </w:r>
      <w:r>
        <w:rPr>
          <w:rFonts w:ascii="Times New Roman" w:hAnsi="Times New Roman" w:cs="Times New Roman"/>
          <w:sz w:val="24"/>
          <w:szCs w:val="24"/>
        </w:rPr>
        <w:t xml:space="preserve"> </w:t>
      </w:r>
      <w:commentRangeStart w:id="49"/>
      <w:r>
        <w:rPr>
          <w:rFonts w:ascii="Times New Roman" w:hAnsi="Times New Roman" w:cs="Times New Roman"/>
          <w:sz w:val="24"/>
          <w:szCs w:val="24"/>
        </w:rPr>
        <w:t xml:space="preserve">Probability of no ice on Lake </w:t>
      </w:r>
      <w:proofErr w:type="spellStart"/>
      <w:r>
        <w:rPr>
          <w:rFonts w:ascii="Times New Roman" w:hAnsi="Times New Roman" w:cs="Times New Roman"/>
          <w:sz w:val="24"/>
          <w:szCs w:val="24"/>
        </w:rPr>
        <w:t>Suwa</w:t>
      </w:r>
      <w:proofErr w:type="spellEnd"/>
      <w:r>
        <w:rPr>
          <w:rFonts w:ascii="Times New Roman" w:hAnsi="Times New Roman" w:cs="Times New Roman"/>
          <w:sz w:val="24"/>
          <w:szCs w:val="24"/>
        </w:rPr>
        <w:t xml:space="preserve"> for each 50 year period from 1443-2004.</w:t>
      </w:r>
      <w:ins w:id="50" w:author="Ryan Batt" w:date="2014-11-25T08:06:00Z">
        <w:r w:rsidR="00D312CA">
          <w:rPr>
            <w:rFonts w:ascii="Times New Roman" w:hAnsi="Times New Roman" w:cs="Times New Roman"/>
            <w:sz w:val="24"/>
            <w:szCs w:val="24"/>
          </w:rPr>
          <w:t xml:space="preserve"> </w:t>
        </w:r>
      </w:ins>
      <w:del w:id="51" w:author="Ryan Batt" w:date="2014-11-25T08:07:00Z">
        <w:r w:rsidDel="00D312CA">
          <w:rPr>
            <w:rFonts w:ascii="Times New Roman" w:hAnsi="Times New Roman" w:cs="Times New Roman"/>
            <w:sz w:val="24"/>
            <w:szCs w:val="24"/>
          </w:rPr>
          <w:delText xml:space="preserve"> </w:delText>
        </w:r>
      </w:del>
      <w:del w:id="52" w:author="Ryan Batt" w:date="2014-11-25T08:06:00Z">
        <w:r w:rsidDel="00D312CA">
          <w:rPr>
            <w:rFonts w:ascii="Times New Roman" w:hAnsi="Times New Roman" w:cs="Times New Roman"/>
            <w:sz w:val="24"/>
            <w:szCs w:val="24"/>
          </w:rPr>
          <w:delText xml:space="preserve"> </w:delText>
        </w:r>
        <w:commentRangeStart w:id="53"/>
        <w:r w:rsidRPr="00ED1EFA" w:rsidDel="00D312CA">
          <w:rPr>
            <w:rFonts w:ascii="Times New Roman" w:hAnsi="Times New Roman" w:cs="Times New Roman"/>
            <w:sz w:val="24"/>
            <w:szCs w:val="24"/>
            <w:highlight w:val="yellow"/>
          </w:rPr>
          <w:delText>Fit</w:delText>
        </w:r>
        <w:commentRangeEnd w:id="53"/>
        <w:r w:rsidDel="00D312CA">
          <w:rPr>
            <w:rStyle w:val="CommentReference"/>
            <w:rFonts w:cs="Courier"/>
          </w:rPr>
          <w:commentReference w:id="53"/>
        </w:r>
        <w:r w:rsidRPr="00ED1EFA" w:rsidDel="00D312CA">
          <w:rPr>
            <w:rFonts w:ascii="Times New Roman" w:hAnsi="Times New Roman" w:cs="Times New Roman"/>
            <w:sz w:val="24"/>
            <w:szCs w:val="24"/>
            <w:highlight w:val="yellow"/>
          </w:rPr>
          <w:delText xml:space="preserve"> of best models that describes </w:delText>
        </w:r>
        <w:r w:rsidRPr="00ED1EFA" w:rsidDel="00D312CA">
          <w:rPr>
            <w:rFonts w:ascii="Times New Roman" w:hAnsi="Times New Roman" w:cs="Times New Roman"/>
            <w:bCs/>
            <w:sz w:val="24"/>
            <w:szCs w:val="24"/>
            <w:highlight w:val="yellow"/>
          </w:rPr>
          <w:delText>ice freeze at Lake Suwa (A) and breakup date at River Torne (B). The black line designates a (</w:delText>
        </w:r>
        <w:r w:rsidRPr="00ED1EFA" w:rsidDel="00D312CA">
          <w:rPr>
            <w:rFonts w:ascii="Times New Roman" w:hAnsi="Times New Roman" w:cs="Times New Roman"/>
            <w:b/>
            <w:bCs/>
            <w:sz w:val="24"/>
            <w:szCs w:val="24"/>
            <w:highlight w:val="yellow"/>
          </w:rPr>
          <w:delText>A</w:delText>
        </w:r>
        <w:r w:rsidRPr="00ED1EFA" w:rsidDel="00D312CA">
          <w:rPr>
            <w:rFonts w:ascii="Times New Roman" w:hAnsi="Times New Roman" w:cs="Times New Roman"/>
            <w:bCs/>
            <w:sz w:val="24"/>
            <w:szCs w:val="24"/>
            <w:highlight w:val="yellow"/>
          </w:rPr>
          <w:delText xml:space="preserve">) second-order polynomial model with ice presence and absence years (solid line; </w:delText>
        </w:r>
        <w:r w:rsidRPr="00ED1EFA" w:rsidDel="00D312CA">
          <w:rPr>
            <w:rFonts w:ascii="Times New Roman" w:hAnsi="Times New Roman" w:cs="Times New Roman"/>
            <w:bCs/>
            <w:i/>
            <w:sz w:val="24"/>
            <w:szCs w:val="24"/>
            <w:highlight w:val="yellow"/>
          </w:rPr>
          <w:delText>F</w:delText>
        </w:r>
        <w:r w:rsidRPr="00ED1EFA" w:rsidDel="00D312CA">
          <w:rPr>
            <w:rFonts w:ascii="Times New Roman" w:hAnsi="Times New Roman" w:cs="Times New Roman"/>
            <w:bCs/>
            <w:sz w:val="24"/>
            <w:szCs w:val="24"/>
            <w:highlight w:val="yellow"/>
            <w:vertAlign w:val="subscript"/>
          </w:rPr>
          <w:delText>2,424</w:delText>
        </w:r>
        <w:r w:rsidRPr="00ED1EFA" w:rsidDel="00D312CA">
          <w:rPr>
            <w:rFonts w:ascii="Times New Roman" w:hAnsi="Times New Roman" w:cs="Times New Roman"/>
            <w:bCs/>
            <w:sz w:val="24"/>
            <w:szCs w:val="24"/>
            <w:highlight w:val="yellow"/>
          </w:rPr>
          <w:delText xml:space="preserve"> = 156.1, </w:delText>
        </w:r>
        <w:r w:rsidRPr="00ED1EFA" w:rsidDel="00D312CA">
          <w:rPr>
            <w:rFonts w:ascii="Times New Roman" w:hAnsi="Times New Roman" w:cs="Times New Roman"/>
            <w:bCs/>
            <w:i/>
            <w:sz w:val="24"/>
            <w:szCs w:val="24"/>
            <w:highlight w:val="yellow"/>
          </w:rPr>
          <w:delText>p</w:delText>
        </w:r>
        <w:r w:rsidRPr="00ED1EFA" w:rsidDel="00D312CA">
          <w:rPr>
            <w:rFonts w:ascii="Times New Roman" w:hAnsi="Times New Roman" w:cs="Times New Roman"/>
            <w:bCs/>
            <w:sz w:val="24"/>
            <w:szCs w:val="24"/>
            <w:highlight w:val="yellow"/>
          </w:rPr>
          <w:delText xml:space="preserve"> &lt; 0.00001) explaining 42.1% of variation (R</w:delText>
        </w:r>
        <w:r w:rsidRPr="00ED1EFA" w:rsidDel="00D312CA">
          <w:rPr>
            <w:rFonts w:ascii="Times New Roman" w:hAnsi="Times New Roman" w:cs="Times New Roman"/>
            <w:bCs/>
            <w:sz w:val="24"/>
            <w:szCs w:val="24"/>
            <w:highlight w:val="yellow"/>
            <w:vertAlign w:val="superscript"/>
          </w:rPr>
          <w:delText>2</w:delText>
        </w:r>
        <w:r w:rsidRPr="00ED1EFA" w:rsidDel="00D312CA">
          <w:rPr>
            <w:rFonts w:ascii="Times New Roman" w:hAnsi="Times New Roman" w:cs="Times New Roman"/>
            <w:bCs/>
            <w:sz w:val="24"/>
            <w:szCs w:val="24"/>
            <w:highlight w:val="yellow"/>
            <w:vertAlign w:val="subscript"/>
          </w:rPr>
          <w:delText>Adj</w:delText>
        </w:r>
        <w:r w:rsidRPr="00ED1EFA" w:rsidDel="00D312CA">
          <w:rPr>
            <w:rFonts w:ascii="Times New Roman" w:hAnsi="Times New Roman" w:cs="Times New Roman"/>
            <w:bCs/>
            <w:sz w:val="24"/>
            <w:szCs w:val="24"/>
            <w:highlight w:val="yellow"/>
          </w:rPr>
          <w:delText xml:space="preserve">),and a model with only ice presence years (dashed line; </w:delText>
        </w:r>
        <w:r w:rsidRPr="00ED1EFA" w:rsidDel="00D312CA">
          <w:rPr>
            <w:rFonts w:ascii="Times New Roman" w:hAnsi="Times New Roman" w:cs="Times New Roman"/>
            <w:bCs/>
            <w:i/>
            <w:sz w:val="24"/>
            <w:szCs w:val="24"/>
            <w:highlight w:val="yellow"/>
          </w:rPr>
          <w:delText>F</w:delText>
        </w:r>
        <w:r w:rsidRPr="00ED1EFA" w:rsidDel="00D312CA">
          <w:rPr>
            <w:rFonts w:ascii="Times New Roman" w:hAnsi="Times New Roman" w:cs="Times New Roman"/>
            <w:bCs/>
            <w:sz w:val="24"/>
            <w:szCs w:val="24"/>
            <w:highlight w:val="yellow"/>
            <w:vertAlign w:val="subscript"/>
          </w:rPr>
          <w:delText>2,387</w:delText>
        </w:r>
        <w:r w:rsidRPr="00ED1EFA" w:rsidDel="00D312CA">
          <w:rPr>
            <w:rFonts w:ascii="Times New Roman" w:hAnsi="Times New Roman" w:cs="Times New Roman"/>
            <w:bCs/>
            <w:sz w:val="24"/>
            <w:szCs w:val="24"/>
            <w:highlight w:val="yellow"/>
          </w:rPr>
          <w:delText xml:space="preserve"> = 200.9, </w:delText>
        </w:r>
        <w:r w:rsidRPr="00ED1EFA" w:rsidDel="00D312CA">
          <w:rPr>
            <w:rFonts w:ascii="Times New Roman" w:hAnsi="Times New Roman" w:cs="Times New Roman"/>
            <w:bCs/>
            <w:i/>
            <w:sz w:val="24"/>
            <w:szCs w:val="24"/>
            <w:highlight w:val="yellow"/>
          </w:rPr>
          <w:delText>p</w:delText>
        </w:r>
        <w:r w:rsidRPr="00ED1EFA" w:rsidDel="00D312CA">
          <w:rPr>
            <w:rFonts w:ascii="Times New Roman" w:hAnsi="Times New Roman" w:cs="Times New Roman"/>
            <w:bCs/>
            <w:sz w:val="24"/>
            <w:szCs w:val="24"/>
            <w:highlight w:val="yellow"/>
          </w:rPr>
          <w:delText xml:space="preserve"> &lt; 0.00001) explaining 50.7% of variation in ice freeze date. </w:delText>
        </w:r>
        <w:r w:rsidRPr="00ED1EFA" w:rsidDel="00D312CA">
          <w:rPr>
            <w:rFonts w:ascii="Times New Roman" w:hAnsi="Times New Roman" w:cs="Times New Roman"/>
            <w:b/>
            <w:bCs/>
            <w:sz w:val="24"/>
            <w:szCs w:val="24"/>
            <w:highlight w:val="yellow"/>
          </w:rPr>
          <w:delText>(B)</w:delText>
        </w:r>
        <w:r w:rsidRPr="00ED1EFA" w:rsidDel="00D312CA">
          <w:rPr>
            <w:rFonts w:ascii="Times New Roman" w:hAnsi="Times New Roman" w:cs="Times New Roman"/>
            <w:bCs/>
            <w:sz w:val="24"/>
            <w:szCs w:val="24"/>
            <w:highlight w:val="yellow"/>
          </w:rPr>
          <w:delText xml:space="preserve"> A linear model (</w:delText>
        </w:r>
        <w:r w:rsidRPr="00ED1EFA" w:rsidDel="00D312CA">
          <w:rPr>
            <w:rFonts w:ascii="Times New Roman" w:hAnsi="Times New Roman" w:cs="Times New Roman"/>
            <w:bCs/>
            <w:i/>
            <w:sz w:val="24"/>
            <w:szCs w:val="24"/>
            <w:highlight w:val="yellow"/>
          </w:rPr>
          <w:delText>F</w:delText>
        </w:r>
        <w:r w:rsidRPr="00ED1EFA" w:rsidDel="00D312CA">
          <w:rPr>
            <w:rFonts w:ascii="Times New Roman" w:hAnsi="Times New Roman" w:cs="Times New Roman"/>
            <w:bCs/>
            <w:sz w:val="24"/>
            <w:szCs w:val="24"/>
            <w:highlight w:val="yellow"/>
            <w:vertAlign w:val="subscript"/>
          </w:rPr>
          <w:delText>1,319</w:delText>
        </w:r>
        <w:r w:rsidRPr="00ED1EFA" w:rsidDel="00D312CA">
          <w:rPr>
            <w:rFonts w:ascii="Times New Roman" w:hAnsi="Times New Roman" w:cs="Times New Roman"/>
            <w:bCs/>
            <w:sz w:val="24"/>
            <w:szCs w:val="24"/>
            <w:highlight w:val="yellow"/>
          </w:rPr>
          <w:delText xml:space="preserve"> = 120, </w:delText>
        </w:r>
        <w:r w:rsidRPr="00ED1EFA" w:rsidDel="00D312CA">
          <w:rPr>
            <w:rFonts w:ascii="Times New Roman" w:hAnsi="Times New Roman" w:cs="Times New Roman"/>
            <w:bCs/>
            <w:i/>
            <w:sz w:val="24"/>
            <w:szCs w:val="24"/>
            <w:highlight w:val="yellow"/>
          </w:rPr>
          <w:delText>p</w:delText>
        </w:r>
        <w:r w:rsidRPr="00ED1EFA" w:rsidDel="00D312CA">
          <w:rPr>
            <w:rFonts w:ascii="Times New Roman" w:hAnsi="Times New Roman" w:cs="Times New Roman"/>
            <w:bCs/>
            <w:sz w:val="24"/>
            <w:szCs w:val="24"/>
            <w:highlight w:val="yellow"/>
          </w:rPr>
          <w:delText xml:space="preserve"> &lt; 0.00001) explains 27.2% of variation (R</w:delText>
        </w:r>
        <w:r w:rsidRPr="00ED1EFA" w:rsidDel="00D312CA">
          <w:rPr>
            <w:rFonts w:ascii="Times New Roman" w:hAnsi="Times New Roman" w:cs="Times New Roman"/>
            <w:bCs/>
            <w:sz w:val="24"/>
            <w:szCs w:val="24"/>
            <w:highlight w:val="yellow"/>
            <w:vertAlign w:val="superscript"/>
          </w:rPr>
          <w:delText>2</w:delText>
        </w:r>
        <w:r w:rsidRPr="00ED1EFA" w:rsidDel="00D312CA">
          <w:rPr>
            <w:rFonts w:ascii="Times New Roman" w:hAnsi="Times New Roman" w:cs="Times New Roman"/>
            <w:bCs/>
            <w:sz w:val="24"/>
            <w:szCs w:val="24"/>
            <w:highlight w:val="yellow"/>
            <w:vertAlign w:val="subscript"/>
          </w:rPr>
          <w:delText>Adj</w:delText>
        </w:r>
        <w:r w:rsidRPr="00ED1EFA" w:rsidDel="00D312CA">
          <w:rPr>
            <w:rFonts w:ascii="Times New Roman" w:hAnsi="Times New Roman" w:cs="Times New Roman"/>
            <w:bCs/>
            <w:sz w:val="24"/>
            <w:szCs w:val="24"/>
            <w:highlight w:val="yellow"/>
          </w:rPr>
          <w:delText>) in ice breakup date.</w:delText>
        </w:r>
        <w:r w:rsidDel="00D312CA">
          <w:rPr>
            <w:rFonts w:ascii="Times New Roman" w:hAnsi="Times New Roman" w:cs="Times New Roman"/>
            <w:bCs/>
            <w:sz w:val="24"/>
            <w:szCs w:val="24"/>
          </w:rPr>
          <w:delText xml:space="preserve"> </w:delText>
        </w:r>
      </w:del>
    </w:p>
    <w:p w14:paraId="63124917" w14:textId="77777777" w:rsidR="00FB752D" w:rsidRDefault="00FB752D" w:rsidP="006F651F">
      <w:pPr>
        <w:spacing w:line="480" w:lineRule="auto"/>
        <w:ind w:left="0" w:hanging="11"/>
        <w:rPr>
          <w:rFonts w:ascii="Times New Roman" w:hAnsi="Times New Roman" w:cs="Times New Roman"/>
          <w:bCs/>
          <w:sz w:val="24"/>
          <w:szCs w:val="24"/>
        </w:rPr>
      </w:pPr>
    </w:p>
    <w:commentRangeEnd w:id="49"/>
    <w:p w14:paraId="4F8AD072" w14:textId="77777777" w:rsidR="00FB752D" w:rsidRDefault="00D312CA" w:rsidP="006F651F">
      <w:pPr>
        <w:spacing w:line="480" w:lineRule="auto"/>
        <w:ind w:left="0" w:hanging="11"/>
        <w:rPr>
          <w:rFonts w:ascii="Times New Roman" w:hAnsi="Times New Roman" w:cs="Times New Roman"/>
          <w:bCs/>
          <w:sz w:val="24"/>
          <w:szCs w:val="24"/>
        </w:rPr>
      </w:pPr>
      <w:r>
        <w:rPr>
          <w:rStyle w:val="CommentReference"/>
          <w:rFonts w:cs="Courier"/>
        </w:rPr>
        <w:commentReference w:id="49"/>
      </w:r>
    </w:p>
    <w:p w14:paraId="1B6B7E22" w14:textId="77777777" w:rsidR="00FB752D" w:rsidRDefault="00FB752D" w:rsidP="006F651F">
      <w:pPr>
        <w:spacing w:line="480" w:lineRule="auto"/>
        <w:ind w:left="0" w:hanging="11"/>
        <w:rPr>
          <w:rFonts w:ascii="Times New Roman" w:hAnsi="Times New Roman" w:cs="Times New Roman"/>
          <w:bCs/>
          <w:sz w:val="24"/>
          <w:szCs w:val="24"/>
        </w:rPr>
      </w:pPr>
    </w:p>
    <w:p w14:paraId="05D2943B" w14:textId="77777777" w:rsidR="008A6790" w:rsidRDefault="008A6790" w:rsidP="006F651F">
      <w:pPr>
        <w:spacing w:line="480" w:lineRule="auto"/>
        <w:ind w:left="0" w:firstLine="0"/>
      </w:pPr>
    </w:p>
    <w:p w14:paraId="7A8D3F8C" w14:textId="77777777" w:rsidR="008A6790" w:rsidRDefault="008A6790" w:rsidP="006F651F">
      <w:pPr>
        <w:spacing w:line="480" w:lineRule="auto"/>
        <w:ind w:left="0" w:firstLine="0"/>
      </w:pPr>
    </w:p>
    <w:p w14:paraId="17CBCCD5" w14:textId="77777777" w:rsidR="008A6790" w:rsidRDefault="008A6790" w:rsidP="006F651F">
      <w:pPr>
        <w:spacing w:line="480" w:lineRule="auto"/>
        <w:ind w:left="0" w:firstLine="0"/>
      </w:pPr>
    </w:p>
    <w:p w14:paraId="007DBB4F" w14:textId="77777777" w:rsidR="008A6790" w:rsidRDefault="008A6790" w:rsidP="006F651F">
      <w:pPr>
        <w:spacing w:line="480" w:lineRule="auto"/>
        <w:ind w:left="0" w:firstLine="0"/>
      </w:pPr>
    </w:p>
    <w:p w14:paraId="72877474" w14:textId="77777777" w:rsidR="002C3C11" w:rsidRPr="00FB752D" w:rsidRDefault="002C3C11" w:rsidP="006F651F">
      <w:pPr>
        <w:spacing w:line="480" w:lineRule="auto"/>
        <w:ind w:left="0" w:firstLine="0"/>
      </w:pPr>
      <w:r>
        <w:rPr>
          <w:rFonts w:ascii="Times New Roman" w:hAnsi="Times New Roman"/>
          <w:i/>
          <w:sz w:val="24"/>
          <w:szCs w:val="24"/>
        </w:rPr>
        <w:t>Decreasing variance</w:t>
      </w:r>
    </w:p>
    <w:p w14:paraId="518B6D2B" w14:textId="77777777" w:rsidR="000C5A90" w:rsidRDefault="000C5A90" w:rsidP="006F651F">
      <w:pPr>
        <w:spacing w:line="480" w:lineRule="auto"/>
        <w:ind w:left="0" w:firstLine="0"/>
        <w:rPr>
          <w:rFonts w:ascii="Times New Roman" w:hAnsi="Times New Roman"/>
          <w:sz w:val="24"/>
          <w:szCs w:val="24"/>
        </w:rPr>
      </w:pPr>
    </w:p>
    <w:p w14:paraId="6CE7E6B5" w14:textId="77777777" w:rsidR="002C3C11" w:rsidRDefault="00FC0814" w:rsidP="006F651F">
      <w:pPr>
        <w:spacing w:line="480" w:lineRule="auto"/>
        <w:ind w:left="0" w:firstLine="0"/>
        <w:rPr>
          <w:rFonts w:ascii="Times New Roman" w:hAnsi="Times New Roman"/>
          <w:sz w:val="24"/>
          <w:szCs w:val="24"/>
        </w:rPr>
      </w:pPr>
      <w:r>
        <w:rPr>
          <w:rFonts w:ascii="Times New Roman" w:hAnsi="Times New Roman"/>
          <w:sz w:val="24"/>
          <w:szCs w:val="24"/>
        </w:rPr>
        <w:lastRenderedPageBreak/>
        <w:t xml:space="preserve">Generally, variance decreases in the timing of ice formation in </w:t>
      </w:r>
      <w:proofErr w:type="spellStart"/>
      <w:r>
        <w:rPr>
          <w:rFonts w:ascii="Times New Roman" w:hAnsi="Times New Roman"/>
          <w:sz w:val="24"/>
          <w:szCs w:val="24"/>
        </w:rPr>
        <w:t>Suwa</w:t>
      </w:r>
      <w:proofErr w:type="spellEnd"/>
      <w:r>
        <w:rPr>
          <w:rFonts w:ascii="Times New Roman" w:hAnsi="Times New Roman"/>
          <w:sz w:val="24"/>
          <w:szCs w:val="24"/>
        </w:rPr>
        <w:t xml:space="preserve"> and ice breakup in Torne over 5-7 centuries </w:t>
      </w:r>
      <w:commentRangeStart w:id="54"/>
      <w:r>
        <w:rPr>
          <w:rFonts w:ascii="Times New Roman" w:hAnsi="Times New Roman"/>
          <w:sz w:val="24"/>
          <w:szCs w:val="24"/>
        </w:rPr>
        <w:t>(Figure 2</w:t>
      </w:r>
      <w:r w:rsidR="00FB752D">
        <w:rPr>
          <w:rFonts w:ascii="Times New Roman" w:hAnsi="Times New Roman"/>
          <w:sz w:val="24"/>
          <w:szCs w:val="24"/>
        </w:rPr>
        <w:t>c and f</w:t>
      </w:r>
      <w:r>
        <w:rPr>
          <w:rFonts w:ascii="Times New Roman" w:hAnsi="Times New Roman"/>
          <w:sz w:val="24"/>
          <w:szCs w:val="24"/>
        </w:rPr>
        <w:t xml:space="preserve">). </w:t>
      </w:r>
      <w:commentRangeEnd w:id="54"/>
      <w:r w:rsidR="00762B76">
        <w:rPr>
          <w:rStyle w:val="CommentReference"/>
          <w:rFonts w:cs="Courier"/>
        </w:rPr>
        <w:commentReference w:id="54"/>
      </w:r>
      <w:r>
        <w:rPr>
          <w:rFonts w:ascii="Times New Roman" w:hAnsi="Times New Roman"/>
          <w:sz w:val="24"/>
          <w:szCs w:val="24"/>
        </w:rPr>
        <w:t xml:space="preserve">The variance in ice breakup date in Torne has been decreasing since 1693 with the </w:t>
      </w:r>
      <w:r w:rsidR="00891C17">
        <w:rPr>
          <w:rFonts w:ascii="Times New Roman" w:hAnsi="Times New Roman"/>
          <w:sz w:val="24"/>
          <w:szCs w:val="24"/>
        </w:rPr>
        <w:t>lowest variance</w:t>
      </w:r>
      <w:r>
        <w:rPr>
          <w:rFonts w:ascii="Times New Roman" w:hAnsi="Times New Roman"/>
          <w:sz w:val="24"/>
          <w:szCs w:val="24"/>
        </w:rPr>
        <w:t xml:space="preserve"> in the past 50 years</w:t>
      </w:r>
      <w:r w:rsidR="00762B76">
        <w:rPr>
          <w:rFonts w:ascii="Times New Roman" w:hAnsi="Times New Roman"/>
          <w:sz w:val="24"/>
          <w:szCs w:val="24"/>
        </w:rPr>
        <w:t xml:space="preserve"> (Figure 2 c)</w:t>
      </w:r>
      <w:r>
        <w:rPr>
          <w:rFonts w:ascii="Times New Roman" w:hAnsi="Times New Roman"/>
          <w:sz w:val="24"/>
          <w:szCs w:val="24"/>
        </w:rPr>
        <w:t xml:space="preserve">. </w:t>
      </w:r>
      <w:r w:rsidR="00762B76">
        <w:rPr>
          <w:rFonts w:ascii="Times New Roman" w:hAnsi="Times New Roman"/>
          <w:sz w:val="24"/>
          <w:szCs w:val="24"/>
        </w:rPr>
        <w:t xml:space="preserve">For </w:t>
      </w:r>
      <w:proofErr w:type="spellStart"/>
      <w:r w:rsidR="00762B76">
        <w:rPr>
          <w:rFonts w:ascii="Times New Roman" w:hAnsi="Times New Roman"/>
          <w:sz w:val="24"/>
          <w:szCs w:val="24"/>
        </w:rPr>
        <w:t>Suwa</w:t>
      </w:r>
      <w:proofErr w:type="spellEnd"/>
      <w:r w:rsidR="00762B76">
        <w:rPr>
          <w:rFonts w:ascii="Times New Roman" w:hAnsi="Times New Roman"/>
          <w:sz w:val="24"/>
          <w:szCs w:val="24"/>
        </w:rPr>
        <w:t>, variance in ice formation date increased from 1450-1550, decreased from 1550-1650, and decreased from 1950-2000</w:t>
      </w:r>
      <w:r w:rsidR="00891C17">
        <w:rPr>
          <w:rFonts w:ascii="Times New Roman" w:hAnsi="Times New Roman"/>
          <w:sz w:val="24"/>
          <w:szCs w:val="24"/>
        </w:rPr>
        <w:t xml:space="preserve"> (Figure 2f)</w:t>
      </w:r>
      <w:r w:rsidR="00762B76">
        <w:rPr>
          <w:rFonts w:ascii="Times New Roman" w:hAnsi="Times New Roman"/>
          <w:sz w:val="24"/>
          <w:szCs w:val="24"/>
        </w:rPr>
        <w:t xml:space="preserve">.  </w:t>
      </w:r>
      <w:r>
        <w:rPr>
          <w:rFonts w:ascii="Times New Roman" w:hAnsi="Times New Roman"/>
          <w:sz w:val="24"/>
          <w:szCs w:val="24"/>
        </w:rPr>
        <w:t>Recently, a number of s</w:t>
      </w:r>
      <w:r w:rsidR="00E5357D">
        <w:rPr>
          <w:rFonts w:ascii="Times New Roman" w:hAnsi="Times New Roman"/>
          <w:sz w:val="24"/>
          <w:szCs w:val="24"/>
        </w:rPr>
        <w:t xml:space="preserve">tudies conducted at a temporal scale of a few decades have suggested that inter-annual </w:t>
      </w:r>
      <w:r>
        <w:rPr>
          <w:rFonts w:ascii="Times New Roman" w:hAnsi="Times New Roman"/>
          <w:sz w:val="24"/>
          <w:szCs w:val="24"/>
        </w:rPr>
        <w:t>climatic</w:t>
      </w:r>
      <w:r w:rsidR="00E5357D">
        <w:rPr>
          <w:rFonts w:ascii="Times New Roman" w:hAnsi="Times New Roman"/>
          <w:sz w:val="24"/>
          <w:szCs w:val="24"/>
        </w:rPr>
        <w:t xml:space="preserve"> variability is increasing wi</w:t>
      </w:r>
      <w:r>
        <w:rPr>
          <w:rFonts w:ascii="Times New Roman" w:hAnsi="Times New Roman"/>
          <w:sz w:val="24"/>
          <w:szCs w:val="24"/>
        </w:rPr>
        <w:t>th increases in greenhouse gas emissions</w:t>
      </w:r>
      <w:r w:rsidR="00E5357D">
        <w:rPr>
          <w:rFonts w:ascii="Times New Roman" w:hAnsi="Times New Roman"/>
          <w:sz w:val="24"/>
          <w:szCs w:val="24"/>
        </w:rPr>
        <w:t xml:space="preserve"> </w:t>
      </w:r>
      <w:commentRangeStart w:id="55"/>
      <w:r w:rsidR="00E5357D">
        <w:rPr>
          <w:rFonts w:ascii="Times New Roman" w:hAnsi="Times New Roman"/>
          <w:sz w:val="24"/>
          <w:szCs w:val="24"/>
        </w:rPr>
        <w:t>(</w:t>
      </w:r>
      <w:r w:rsidR="00053023">
        <w:rPr>
          <w:rFonts w:ascii="Times New Roman" w:hAnsi="Times New Roman"/>
          <w:sz w:val="24"/>
          <w:szCs w:val="24"/>
        </w:rPr>
        <w:t>e.g.</w:t>
      </w:r>
      <w:proofErr w:type="gramStart"/>
      <w:r w:rsidR="00053023">
        <w:rPr>
          <w:rFonts w:ascii="Times New Roman" w:hAnsi="Times New Roman"/>
          <w:sz w:val="24"/>
          <w:szCs w:val="24"/>
        </w:rPr>
        <w:t xml:space="preserve">, </w:t>
      </w:r>
      <w:r w:rsidR="00E5357D">
        <w:rPr>
          <w:rFonts w:ascii="Times New Roman" w:hAnsi="Times New Roman"/>
          <w:sz w:val="24"/>
          <w:szCs w:val="24"/>
        </w:rPr>
        <w:t>)</w:t>
      </w:r>
      <w:proofErr w:type="gramEnd"/>
      <w:r w:rsidR="00E5357D">
        <w:rPr>
          <w:rFonts w:ascii="Times New Roman" w:hAnsi="Times New Roman"/>
          <w:sz w:val="24"/>
          <w:szCs w:val="24"/>
        </w:rPr>
        <w:t xml:space="preserve">. </w:t>
      </w:r>
      <w:r>
        <w:rPr>
          <w:rFonts w:ascii="Times New Roman" w:hAnsi="Times New Roman"/>
          <w:sz w:val="24"/>
          <w:szCs w:val="24"/>
        </w:rPr>
        <w:t xml:space="preserve"> </w:t>
      </w:r>
      <w:commentRangeEnd w:id="55"/>
      <w:r w:rsidR="001B616E">
        <w:rPr>
          <w:rStyle w:val="CommentReference"/>
          <w:rFonts w:cs="Courier"/>
        </w:rPr>
        <w:commentReference w:id="55"/>
      </w:r>
      <w:r>
        <w:rPr>
          <w:rFonts w:ascii="Times New Roman" w:hAnsi="Times New Roman"/>
          <w:sz w:val="24"/>
          <w:szCs w:val="24"/>
        </w:rPr>
        <w:t>Karl (1995), however, noted that variance in climate decreases with a longer temporal record, for example the variance in pr</w:t>
      </w:r>
      <w:r w:rsidR="008A6790">
        <w:rPr>
          <w:rFonts w:ascii="Times New Roman" w:hAnsi="Times New Roman"/>
          <w:sz w:val="24"/>
          <w:szCs w:val="24"/>
        </w:rPr>
        <w:t>ecipitation decreased over a 90-</w:t>
      </w:r>
      <w:r>
        <w:rPr>
          <w:rFonts w:ascii="Times New Roman" w:hAnsi="Times New Roman"/>
          <w:sz w:val="24"/>
          <w:szCs w:val="24"/>
        </w:rPr>
        <w:t xml:space="preserve">year record.  </w:t>
      </w:r>
      <w:r w:rsidR="0055244E">
        <w:rPr>
          <w:rFonts w:ascii="Times New Roman" w:hAnsi="Times New Roman"/>
          <w:sz w:val="24"/>
          <w:szCs w:val="24"/>
        </w:rPr>
        <w:t xml:space="preserve">The direct, human-recorded observations from </w:t>
      </w:r>
      <w:proofErr w:type="spellStart"/>
      <w:r w:rsidR="0055244E">
        <w:rPr>
          <w:rFonts w:ascii="Times New Roman" w:hAnsi="Times New Roman"/>
          <w:sz w:val="24"/>
          <w:szCs w:val="24"/>
        </w:rPr>
        <w:t>Suwa</w:t>
      </w:r>
      <w:proofErr w:type="spellEnd"/>
      <w:r w:rsidR="0055244E">
        <w:rPr>
          <w:rFonts w:ascii="Times New Roman" w:hAnsi="Times New Roman"/>
          <w:sz w:val="24"/>
          <w:szCs w:val="24"/>
        </w:rPr>
        <w:t xml:space="preserve"> and Torne reveal a general trend of decreasing variance over 5-7 centuries, although there is variation in variance over short periods of time.  </w:t>
      </w:r>
      <w:r w:rsidR="005A6199">
        <w:rPr>
          <w:rFonts w:ascii="Times New Roman" w:hAnsi="Times New Roman"/>
          <w:sz w:val="24"/>
          <w:szCs w:val="24"/>
        </w:rPr>
        <w:t xml:space="preserve">Decreasing variance in the ice record reveals the prevalence towards increased occurrences of traditionally considered “extreme values”.  For example, </w:t>
      </w:r>
      <w:proofErr w:type="spellStart"/>
      <w:r w:rsidR="005A6199">
        <w:rPr>
          <w:rFonts w:ascii="Times New Roman" w:hAnsi="Times New Roman"/>
          <w:sz w:val="24"/>
          <w:szCs w:val="24"/>
        </w:rPr>
        <w:t>Suwa</w:t>
      </w:r>
      <w:proofErr w:type="spellEnd"/>
      <w:r w:rsidR="005A6199">
        <w:rPr>
          <w:rFonts w:ascii="Times New Roman" w:hAnsi="Times New Roman"/>
          <w:sz w:val="24"/>
          <w:szCs w:val="24"/>
        </w:rPr>
        <w:t xml:space="preserve"> did not freeze only 3 times in a 255 year period (1444-1699), yet recently </w:t>
      </w:r>
      <w:proofErr w:type="spellStart"/>
      <w:r w:rsidR="005A6199">
        <w:rPr>
          <w:rFonts w:ascii="Times New Roman" w:hAnsi="Times New Roman"/>
          <w:sz w:val="24"/>
          <w:szCs w:val="24"/>
        </w:rPr>
        <w:t>Suwa</w:t>
      </w:r>
      <w:proofErr w:type="spellEnd"/>
      <w:r w:rsidR="005A6199">
        <w:rPr>
          <w:rFonts w:ascii="Times New Roman" w:hAnsi="Times New Roman"/>
          <w:sz w:val="24"/>
          <w:szCs w:val="24"/>
        </w:rPr>
        <w:t xml:space="preserve"> did not freeze 12 times in the past 55 years (1950-2004</w:t>
      </w:r>
      <w:r w:rsidR="00762B76">
        <w:rPr>
          <w:rFonts w:ascii="Times New Roman" w:hAnsi="Times New Roman"/>
          <w:sz w:val="24"/>
          <w:szCs w:val="24"/>
        </w:rPr>
        <w:t>; Figure 1c</w:t>
      </w:r>
      <w:r w:rsidR="005A6199">
        <w:rPr>
          <w:rFonts w:ascii="Times New Roman" w:hAnsi="Times New Roman"/>
          <w:sz w:val="24"/>
          <w:szCs w:val="24"/>
        </w:rPr>
        <w:t>).</w:t>
      </w:r>
    </w:p>
    <w:p w14:paraId="178A90A9" w14:textId="77777777" w:rsidR="00D8008D" w:rsidRDefault="00D8008D" w:rsidP="006F651F">
      <w:pPr>
        <w:spacing w:line="480" w:lineRule="auto"/>
        <w:ind w:left="0" w:firstLine="0"/>
        <w:rPr>
          <w:rFonts w:ascii="Times New Roman" w:hAnsi="Times New Roman"/>
          <w:sz w:val="24"/>
          <w:szCs w:val="24"/>
        </w:rPr>
      </w:pPr>
    </w:p>
    <w:p w14:paraId="39DC743E" w14:textId="77777777" w:rsidR="00D8008D" w:rsidRPr="00D8008D" w:rsidRDefault="00D8008D" w:rsidP="006F651F">
      <w:pPr>
        <w:spacing w:line="480" w:lineRule="auto"/>
        <w:ind w:left="0" w:firstLine="0"/>
        <w:rPr>
          <w:rFonts w:ascii="Times New Roman" w:hAnsi="Times New Roman"/>
          <w:b/>
          <w:sz w:val="24"/>
          <w:szCs w:val="24"/>
        </w:rPr>
      </w:pPr>
      <w:r w:rsidRPr="00D8008D">
        <w:rPr>
          <w:rFonts w:ascii="Times New Roman" w:hAnsi="Times New Roman"/>
          <w:b/>
          <w:sz w:val="24"/>
          <w:szCs w:val="24"/>
        </w:rPr>
        <w:t>Figure 2.  CAPTION?</w:t>
      </w:r>
    </w:p>
    <w:p w14:paraId="596447FD" w14:textId="77777777" w:rsidR="002C3C11" w:rsidRDefault="002C3C11" w:rsidP="006F651F">
      <w:pPr>
        <w:spacing w:line="480" w:lineRule="auto"/>
        <w:ind w:left="0" w:firstLine="0"/>
        <w:rPr>
          <w:rFonts w:ascii="Times New Roman" w:hAnsi="Times New Roman"/>
          <w:sz w:val="24"/>
          <w:szCs w:val="24"/>
        </w:rPr>
      </w:pPr>
    </w:p>
    <w:p w14:paraId="772A8A1A" w14:textId="77777777" w:rsidR="00FB752D" w:rsidRDefault="00FB752D" w:rsidP="006F651F">
      <w:pPr>
        <w:spacing w:line="480" w:lineRule="auto"/>
        <w:ind w:left="0" w:firstLine="0"/>
        <w:rPr>
          <w:rFonts w:ascii="Times New Roman" w:hAnsi="Times New Roman"/>
          <w:sz w:val="24"/>
          <w:szCs w:val="24"/>
        </w:rPr>
      </w:pPr>
    </w:p>
    <w:p w14:paraId="3600F571" w14:textId="77777777" w:rsidR="00FB752D" w:rsidRDefault="006C57B1" w:rsidP="006F651F">
      <w:pPr>
        <w:spacing w:line="480" w:lineRule="auto"/>
        <w:ind w:left="0" w:firstLine="0"/>
        <w:rPr>
          <w:rFonts w:ascii="Times New Roman" w:hAnsi="Times New Roman"/>
          <w:sz w:val="24"/>
          <w:szCs w:val="24"/>
        </w:rPr>
      </w:pPr>
      <w:r>
        <w:rPr>
          <w:rFonts w:ascii="Times New Roman" w:hAnsi="Times New Roman"/>
          <w:noProof/>
          <w:sz w:val="24"/>
          <w:szCs w:val="24"/>
          <w:lang w:eastAsia="en-US"/>
        </w:rPr>
        <w:lastRenderedPageBreak/>
        <w:drawing>
          <wp:inline distT="0" distB="0" distL="0" distR="0" wp14:anchorId="4B03EC53" wp14:editId="708E0A69">
            <wp:extent cx="5935980" cy="2698750"/>
            <wp:effectExtent l="0" t="0" r="7620" b="0"/>
            <wp:docPr id="12" name="Picture 12" descr="su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w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698750"/>
                    </a:xfrm>
                    <a:prstGeom prst="rect">
                      <a:avLst/>
                    </a:prstGeom>
                    <a:noFill/>
                    <a:ln>
                      <a:noFill/>
                    </a:ln>
                  </pic:spPr>
                </pic:pic>
              </a:graphicData>
            </a:graphic>
          </wp:inline>
        </w:drawing>
      </w:r>
    </w:p>
    <w:p w14:paraId="5DD4BC67" w14:textId="77777777" w:rsidR="00FB752D" w:rsidRDefault="00FB752D" w:rsidP="006F651F">
      <w:pPr>
        <w:spacing w:line="480" w:lineRule="auto"/>
        <w:ind w:left="0" w:firstLine="0"/>
        <w:rPr>
          <w:rFonts w:ascii="Times New Roman" w:hAnsi="Times New Roman"/>
          <w:sz w:val="24"/>
          <w:szCs w:val="24"/>
        </w:rPr>
      </w:pPr>
    </w:p>
    <w:p w14:paraId="454C98C7" w14:textId="77777777" w:rsidR="00A01736" w:rsidRDefault="00E5357D" w:rsidP="006F651F">
      <w:pPr>
        <w:spacing w:line="480" w:lineRule="auto"/>
        <w:ind w:left="0" w:firstLine="0"/>
        <w:rPr>
          <w:rFonts w:ascii="Times New Roman" w:hAnsi="Times New Roman"/>
          <w:i/>
          <w:sz w:val="24"/>
          <w:szCs w:val="24"/>
        </w:rPr>
      </w:pPr>
      <w:r>
        <w:rPr>
          <w:rFonts w:ascii="Times New Roman" w:hAnsi="Times New Roman"/>
          <w:sz w:val="24"/>
          <w:szCs w:val="24"/>
        </w:rPr>
        <w:t xml:space="preserve"> </w:t>
      </w:r>
      <w:r w:rsidR="002C3C11">
        <w:rPr>
          <w:rFonts w:ascii="Times New Roman" w:hAnsi="Times New Roman"/>
          <w:i/>
          <w:sz w:val="24"/>
          <w:szCs w:val="24"/>
        </w:rPr>
        <w:t>Changing periodicities</w:t>
      </w:r>
    </w:p>
    <w:p w14:paraId="268DF092" w14:textId="77777777" w:rsidR="002C3C11" w:rsidRDefault="002C3C11" w:rsidP="006F651F">
      <w:pPr>
        <w:spacing w:line="480" w:lineRule="auto"/>
        <w:ind w:left="0" w:firstLine="0"/>
        <w:rPr>
          <w:rFonts w:ascii="Times New Roman" w:hAnsi="Times New Roman"/>
          <w:i/>
          <w:sz w:val="24"/>
          <w:szCs w:val="24"/>
        </w:rPr>
      </w:pPr>
    </w:p>
    <w:p w14:paraId="2E52E88F" w14:textId="77777777" w:rsidR="00172FB2" w:rsidRDefault="00D2534B" w:rsidP="006F651F">
      <w:pPr>
        <w:spacing w:line="480" w:lineRule="auto"/>
        <w:ind w:left="0" w:firstLine="0"/>
        <w:rPr>
          <w:rFonts w:ascii="Times New Roman" w:hAnsi="Times New Roman"/>
          <w:sz w:val="24"/>
          <w:szCs w:val="24"/>
        </w:rPr>
      </w:pPr>
      <w:r>
        <w:rPr>
          <w:rFonts w:ascii="Times New Roman" w:hAnsi="Times New Roman"/>
          <w:sz w:val="24"/>
          <w:szCs w:val="24"/>
        </w:rPr>
        <w:t xml:space="preserve">The power associated with periodicities of different years has changed in both </w:t>
      </w:r>
      <w:proofErr w:type="spellStart"/>
      <w:r>
        <w:rPr>
          <w:rFonts w:ascii="Times New Roman" w:hAnsi="Times New Roman"/>
          <w:sz w:val="24"/>
          <w:szCs w:val="24"/>
        </w:rPr>
        <w:t>Suwa</w:t>
      </w:r>
      <w:proofErr w:type="spellEnd"/>
      <w:r>
        <w:rPr>
          <w:rFonts w:ascii="Times New Roman" w:hAnsi="Times New Roman"/>
          <w:sz w:val="24"/>
          <w:szCs w:val="24"/>
        </w:rPr>
        <w:t xml:space="preserve"> and Torne following the start of the Industrial Revolution.  For example, prior to 1850, periodicities between 3-4 years, 7-12 years, and 20-32 years were significant in the ice breakup dates of Torne River.  Following 1850, only periodicities between 8-16 years were significantly apparent (Figure 2a).  Similarly for </w:t>
      </w:r>
      <w:proofErr w:type="spellStart"/>
      <w:r>
        <w:rPr>
          <w:rFonts w:ascii="Times New Roman" w:hAnsi="Times New Roman"/>
          <w:sz w:val="24"/>
          <w:szCs w:val="24"/>
        </w:rPr>
        <w:t>Suwa</w:t>
      </w:r>
      <w:proofErr w:type="spellEnd"/>
      <w:r>
        <w:rPr>
          <w:rFonts w:ascii="Times New Roman" w:hAnsi="Times New Roman"/>
          <w:sz w:val="24"/>
          <w:szCs w:val="24"/>
        </w:rPr>
        <w:t>, periodicities of 16-64 years exhibited significant power in ice formation dates prior to 1850. After 1850, there were no significant p</w:t>
      </w:r>
      <w:r w:rsidR="001B616E">
        <w:rPr>
          <w:rFonts w:ascii="Times New Roman" w:hAnsi="Times New Roman"/>
          <w:sz w:val="24"/>
          <w:szCs w:val="24"/>
        </w:rPr>
        <w:t xml:space="preserve">eriodicities for </w:t>
      </w:r>
      <w:proofErr w:type="spellStart"/>
      <w:r w:rsidR="001B616E">
        <w:rPr>
          <w:rFonts w:ascii="Times New Roman" w:hAnsi="Times New Roman"/>
          <w:sz w:val="24"/>
          <w:szCs w:val="24"/>
        </w:rPr>
        <w:t>Suwa</w:t>
      </w:r>
      <w:proofErr w:type="spellEnd"/>
      <w:r w:rsidR="001B616E">
        <w:rPr>
          <w:rFonts w:ascii="Times New Roman" w:hAnsi="Times New Roman"/>
          <w:sz w:val="24"/>
          <w:szCs w:val="24"/>
        </w:rPr>
        <w:t xml:space="preserve"> (Figure 2d</w:t>
      </w:r>
      <w:r>
        <w:rPr>
          <w:rFonts w:ascii="Times New Roman" w:hAnsi="Times New Roman"/>
          <w:sz w:val="24"/>
          <w:szCs w:val="24"/>
        </w:rPr>
        <w:t xml:space="preserve">).  </w:t>
      </w:r>
      <w:r w:rsidR="00172FB2">
        <w:rPr>
          <w:rFonts w:ascii="Times New Roman" w:hAnsi="Times New Roman" w:cs="Helvetica"/>
          <w:sz w:val="24"/>
          <w:szCs w:val="48"/>
        </w:rPr>
        <w:t xml:space="preserve">This change in significant periodicities may suggest a structural change in </w:t>
      </w:r>
      <w:proofErr w:type="spellStart"/>
      <w:r w:rsidR="00172FB2">
        <w:rPr>
          <w:rFonts w:ascii="Times New Roman" w:hAnsi="Times New Roman" w:cs="Helvetica"/>
          <w:sz w:val="24"/>
          <w:szCs w:val="48"/>
        </w:rPr>
        <w:t>teleconections</w:t>
      </w:r>
      <w:proofErr w:type="spellEnd"/>
      <w:r w:rsidR="00172FB2">
        <w:rPr>
          <w:rFonts w:ascii="Times New Roman" w:hAnsi="Times New Roman" w:cs="Helvetica"/>
          <w:sz w:val="24"/>
          <w:szCs w:val="48"/>
        </w:rPr>
        <w:t xml:space="preserve"> among large-scale climate drivers</w:t>
      </w:r>
      <w:r w:rsidR="001B616E">
        <w:rPr>
          <w:rFonts w:ascii="Times New Roman" w:hAnsi="Times New Roman" w:cs="Helvetica"/>
          <w:sz w:val="24"/>
          <w:szCs w:val="48"/>
        </w:rPr>
        <w:t xml:space="preserve"> in a warming climate</w:t>
      </w:r>
      <w:r w:rsidR="00172FB2">
        <w:rPr>
          <w:rFonts w:ascii="Times New Roman" w:hAnsi="Times New Roman" w:cs="Helvetica"/>
          <w:sz w:val="24"/>
          <w:szCs w:val="48"/>
        </w:rPr>
        <w:t xml:space="preserve">, including ENSO, NAO, and the solar sunspot cycle </w:t>
      </w:r>
      <w:r w:rsidR="001B616E">
        <w:rPr>
          <w:rFonts w:ascii="Times New Roman" w:hAnsi="Times New Roman" w:cs="Helvetica"/>
          <w:sz w:val="24"/>
          <w:szCs w:val="48"/>
        </w:rPr>
        <w:t>since the beginning of the Industrial Revolution</w:t>
      </w:r>
      <w:r w:rsidR="00172FB2">
        <w:rPr>
          <w:rFonts w:ascii="Times New Roman" w:hAnsi="Times New Roman" w:cs="Helvetica"/>
          <w:sz w:val="24"/>
          <w:szCs w:val="48"/>
        </w:rPr>
        <w:t xml:space="preserve"> (Robertson et al. 1992;</w:t>
      </w:r>
      <w:r w:rsidR="00172FB2" w:rsidRPr="00134359">
        <w:rPr>
          <w:rFonts w:ascii="Times New Roman" w:hAnsi="Times New Roman" w:cs="Times New Roman"/>
          <w:sz w:val="24"/>
          <w:szCs w:val="24"/>
        </w:rPr>
        <w:t xml:space="preserve"> </w:t>
      </w:r>
      <w:r w:rsidR="00172FB2" w:rsidRPr="00ED423F">
        <w:rPr>
          <w:rFonts w:ascii="Times New Roman" w:hAnsi="Times New Roman"/>
          <w:sz w:val="24"/>
          <w:szCs w:val="24"/>
        </w:rPr>
        <w:t>Christensen and Lassen 1991</w:t>
      </w:r>
      <w:r w:rsidR="00172FB2">
        <w:rPr>
          <w:rFonts w:ascii="Times New Roman" w:hAnsi="Times New Roman"/>
          <w:sz w:val="24"/>
          <w:szCs w:val="24"/>
        </w:rPr>
        <w:t xml:space="preserve">; </w:t>
      </w:r>
      <w:proofErr w:type="spellStart"/>
      <w:r w:rsidR="00172FB2">
        <w:rPr>
          <w:rFonts w:ascii="Times New Roman" w:hAnsi="Times New Roman" w:cs="Times New Roman"/>
          <w:sz w:val="24"/>
          <w:szCs w:val="24"/>
        </w:rPr>
        <w:t>Hurrell</w:t>
      </w:r>
      <w:proofErr w:type="spellEnd"/>
      <w:r w:rsidR="00172FB2">
        <w:rPr>
          <w:rFonts w:ascii="Times New Roman" w:hAnsi="Times New Roman" w:cs="Times New Roman"/>
          <w:sz w:val="24"/>
          <w:szCs w:val="24"/>
        </w:rPr>
        <w:t xml:space="preserve"> and van Loon 1997;</w:t>
      </w:r>
      <w:r w:rsidR="00172FB2" w:rsidRPr="003A7D7E">
        <w:rPr>
          <w:rFonts w:ascii="Times New Roman" w:hAnsi="Times New Roman" w:cs="Times New Roman"/>
          <w:sz w:val="24"/>
          <w:szCs w:val="24"/>
        </w:rPr>
        <w:t xml:space="preserve"> Higuchi et al. 1999). </w:t>
      </w:r>
      <w:r w:rsidR="00172FB2">
        <w:rPr>
          <w:rFonts w:ascii="Times New Roman" w:hAnsi="Times New Roman" w:cs="Times New Roman"/>
          <w:sz w:val="24"/>
          <w:szCs w:val="24"/>
        </w:rPr>
        <w:t>For example, it appears that there has been a shift in importance of inter-annual cycles of the NAO and increasing CO</w:t>
      </w:r>
      <w:r w:rsidR="00172FB2" w:rsidRPr="007603D7">
        <w:rPr>
          <w:rFonts w:ascii="Times New Roman" w:hAnsi="Times New Roman" w:cs="Times New Roman"/>
          <w:sz w:val="24"/>
          <w:szCs w:val="24"/>
          <w:vertAlign w:val="subscript"/>
        </w:rPr>
        <w:t>2</w:t>
      </w:r>
      <w:r w:rsidR="00172FB2">
        <w:rPr>
          <w:rFonts w:ascii="Times New Roman" w:hAnsi="Times New Roman" w:cs="Times New Roman"/>
          <w:sz w:val="24"/>
          <w:szCs w:val="24"/>
        </w:rPr>
        <w:t xml:space="preserve"> concentrations may have stabilized the positive phase of the NAO (</w:t>
      </w:r>
      <w:proofErr w:type="spellStart"/>
      <w:r w:rsidR="00172FB2">
        <w:rPr>
          <w:rFonts w:ascii="Times New Roman" w:hAnsi="Times New Roman" w:cs="Times New Roman"/>
          <w:sz w:val="24"/>
          <w:szCs w:val="24"/>
        </w:rPr>
        <w:t>Yoo</w:t>
      </w:r>
      <w:proofErr w:type="spellEnd"/>
      <w:r w:rsidR="00172FB2">
        <w:rPr>
          <w:rFonts w:ascii="Times New Roman" w:hAnsi="Times New Roman" w:cs="Times New Roman"/>
          <w:sz w:val="24"/>
          <w:szCs w:val="24"/>
        </w:rPr>
        <w:t xml:space="preserve"> and </w:t>
      </w:r>
      <w:proofErr w:type="spellStart"/>
      <w:r w:rsidR="00172FB2">
        <w:rPr>
          <w:rFonts w:ascii="Times New Roman" w:hAnsi="Times New Roman" w:cs="Times New Roman"/>
          <w:sz w:val="24"/>
          <w:szCs w:val="24"/>
        </w:rPr>
        <w:lastRenderedPageBreak/>
        <w:t>D’Odorico</w:t>
      </w:r>
      <w:proofErr w:type="spellEnd"/>
      <w:r w:rsidR="00172FB2">
        <w:rPr>
          <w:rFonts w:ascii="Times New Roman" w:hAnsi="Times New Roman" w:cs="Times New Roman"/>
          <w:sz w:val="24"/>
          <w:szCs w:val="24"/>
        </w:rPr>
        <w:t xml:space="preserve"> 2002)</w:t>
      </w:r>
      <w:r w:rsidR="00172FB2" w:rsidRPr="003A7D7E">
        <w:rPr>
          <w:rFonts w:ascii="Times New Roman" w:hAnsi="Times New Roman" w:cs="Times New Roman"/>
          <w:sz w:val="24"/>
          <w:szCs w:val="24"/>
        </w:rPr>
        <w:t xml:space="preserve">.  </w:t>
      </w:r>
      <w:r w:rsidR="00172FB2">
        <w:rPr>
          <w:rFonts w:ascii="Times New Roman" w:hAnsi="Times New Roman" w:cs="Times New Roman"/>
          <w:sz w:val="24"/>
          <w:szCs w:val="24"/>
        </w:rPr>
        <w:t>In the latter half of the 20</w:t>
      </w:r>
      <w:r w:rsidR="00172FB2" w:rsidRPr="001C4AE5">
        <w:rPr>
          <w:rFonts w:ascii="Times New Roman" w:hAnsi="Times New Roman" w:cs="Times New Roman"/>
          <w:sz w:val="24"/>
          <w:szCs w:val="24"/>
          <w:vertAlign w:val="superscript"/>
        </w:rPr>
        <w:t>th</w:t>
      </w:r>
      <w:r w:rsidR="00172FB2">
        <w:rPr>
          <w:rFonts w:ascii="Times New Roman" w:hAnsi="Times New Roman" w:cs="Times New Roman"/>
          <w:sz w:val="24"/>
          <w:szCs w:val="24"/>
        </w:rPr>
        <w:t xml:space="preserve"> century, the 6-to-10 year period became more influential and explained more variance in the NAO index, whereas the contribution from inter-decadal periods was almost absent from 1940 to the 1970s </w:t>
      </w:r>
      <w:r w:rsidR="00172FB2" w:rsidRPr="003A7D7E">
        <w:rPr>
          <w:rFonts w:ascii="Times New Roman" w:hAnsi="Times New Roman" w:cs="Times New Roman"/>
          <w:sz w:val="24"/>
          <w:szCs w:val="24"/>
        </w:rPr>
        <w:t>(</w:t>
      </w:r>
      <w:proofErr w:type="spellStart"/>
      <w:r w:rsidR="00172FB2" w:rsidRPr="003A7D7E">
        <w:rPr>
          <w:rFonts w:ascii="Times New Roman" w:hAnsi="Times New Roman" w:cs="Times New Roman"/>
          <w:sz w:val="24"/>
          <w:szCs w:val="24"/>
        </w:rPr>
        <w:t>Hurrell</w:t>
      </w:r>
      <w:proofErr w:type="spellEnd"/>
      <w:r w:rsidR="00172FB2" w:rsidRPr="003A7D7E">
        <w:rPr>
          <w:rFonts w:ascii="Times New Roman" w:hAnsi="Times New Roman" w:cs="Times New Roman"/>
          <w:sz w:val="24"/>
          <w:szCs w:val="24"/>
        </w:rPr>
        <w:t xml:space="preserve"> and van Loon 1997; Higuchi et al. 1999)</w:t>
      </w:r>
      <w:r w:rsidR="00172FB2">
        <w:rPr>
          <w:rFonts w:ascii="Times New Roman" w:hAnsi="Times New Roman" w:cs="Times New Roman"/>
          <w:sz w:val="24"/>
          <w:szCs w:val="24"/>
        </w:rPr>
        <w:t xml:space="preserve"> In addition, t</w:t>
      </w:r>
      <w:r w:rsidR="00172FB2" w:rsidRPr="00ED423F">
        <w:rPr>
          <w:rFonts w:ascii="Times New Roman" w:hAnsi="Times New Roman"/>
          <w:sz w:val="24"/>
          <w:szCs w:val="24"/>
        </w:rPr>
        <w:t>he average length of the sunspot cycle has been identified as approximately an 11</w:t>
      </w:r>
      <w:r w:rsidR="00172FB2">
        <w:rPr>
          <w:rFonts w:ascii="Times New Roman" w:hAnsi="Times New Roman"/>
          <w:sz w:val="24"/>
          <w:szCs w:val="24"/>
        </w:rPr>
        <w:t>-</w:t>
      </w:r>
      <w:r w:rsidR="00172FB2" w:rsidRPr="00ED423F">
        <w:rPr>
          <w:rFonts w:ascii="Times New Roman" w:hAnsi="Times New Roman"/>
          <w:sz w:val="24"/>
          <w:szCs w:val="24"/>
        </w:rPr>
        <w:t>year cycle</w:t>
      </w:r>
      <w:r w:rsidR="00172FB2">
        <w:rPr>
          <w:rFonts w:ascii="Times New Roman" w:hAnsi="Times New Roman"/>
          <w:sz w:val="24"/>
          <w:szCs w:val="24"/>
        </w:rPr>
        <w:t xml:space="preserve"> since 1700</w:t>
      </w:r>
      <w:r w:rsidR="00172FB2" w:rsidRPr="00ED423F">
        <w:rPr>
          <w:rFonts w:ascii="Times New Roman" w:hAnsi="Times New Roman"/>
          <w:sz w:val="24"/>
          <w:szCs w:val="24"/>
        </w:rPr>
        <w:t xml:space="preserve"> (Christensen an</w:t>
      </w:r>
      <w:r w:rsidR="00172FB2">
        <w:rPr>
          <w:rFonts w:ascii="Times New Roman" w:hAnsi="Times New Roman"/>
          <w:sz w:val="24"/>
          <w:szCs w:val="24"/>
        </w:rPr>
        <w:t>d Lassen 1991; Lee et al. 1995).  However, as greenhouse gas emissions have increased in the latter half of the 20</w:t>
      </w:r>
      <w:r w:rsidR="00172FB2" w:rsidRPr="003D68AD">
        <w:rPr>
          <w:rFonts w:ascii="Times New Roman" w:hAnsi="Times New Roman"/>
          <w:sz w:val="24"/>
          <w:szCs w:val="24"/>
          <w:vertAlign w:val="superscript"/>
        </w:rPr>
        <w:t>th</w:t>
      </w:r>
      <w:r w:rsidR="00172FB2">
        <w:rPr>
          <w:rFonts w:ascii="Times New Roman" w:hAnsi="Times New Roman"/>
          <w:sz w:val="24"/>
          <w:szCs w:val="24"/>
        </w:rPr>
        <w:t xml:space="preserve"> century, </w:t>
      </w:r>
      <w:r w:rsidR="001B616E">
        <w:rPr>
          <w:rFonts w:ascii="Times New Roman" w:hAnsi="Times New Roman"/>
          <w:sz w:val="24"/>
          <w:szCs w:val="24"/>
        </w:rPr>
        <w:t>there has been</w:t>
      </w:r>
      <w:r w:rsidR="00172FB2">
        <w:rPr>
          <w:rFonts w:ascii="Times New Roman" w:hAnsi="Times New Roman"/>
          <w:sz w:val="24"/>
          <w:szCs w:val="24"/>
        </w:rPr>
        <w:t xml:space="preserve"> greater</w:t>
      </w:r>
      <w:r w:rsidR="00172FB2" w:rsidRPr="00ED423F">
        <w:rPr>
          <w:rFonts w:ascii="Times New Roman" w:hAnsi="Times New Roman"/>
          <w:sz w:val="24"/>
          <w:szCs w:val="24"/>
        </w:rPr>
        <w:t xml:space="preserve"> variation in</w:t>
      </w:r>
      <w:r w:rsidR="00172FB2">
        <w:rPr>
          <w:rFonts w:ascii="Times New Roman" w:hAnsi="Times New Roman"/>
          <w:sz w:val="24"/>
          <w:szCs w:val="24"/>
        </w:rPr>
        <w:t xml:space="preserve"> solar</w:t>
      </w:r>
      <w:r w:rsidR="00172FB2" w:rsidRPr="00ED423F">
        <w:rPr>
          <w:rFonts w:ascii="Times New Roman" w:hAnsi="Times New Roman"/>
          <w:sz w:val="24"/>
          <w:szCs w:val="24"/>
        </w:rPr>
        <w:t xml:space="preserve"> </w:t>
      </w:r>
      <w:r w:rsidR="00172FB2">
        <w:rPr>
          <w:rFonts w:ascii="Times New Roman" w:hAnsi="Times New Roman"/>
          <w:sz w:val="24"/>
          <w:szCs w:val="24"/>
        </w:rPr>
        <w:t xml:space="preserve">sunspot </w:t>
      </w:r>
      <w:r w:rsidR="00172FB2" w:rsidRPr="00ED423F">
        <w:rPr>
          <w:rFonts w:ascii="Times New Roman" w:hAnsi="Times New Roman"/>
          <w:sz w:val="24"/>
          <w:szCs w:val="24"/>
        </w:rPr>
        <w:t xml:space="preserve">cycle length </w:t>
      </w:r>
      <w:r w:rsidR="00172FB2">
        <w:rPr>
          <w:rFonts w:ascii="Times New Roman" w:hAnsi="Times New Roman"/>
          <w:sz w:val="24"/>
          <w:szCs w:val="24"/>
        </w:rPr>
        <w:t>(</w:t>
      </w:r>
      <w:r w:rsidR="00172FB2" w:rsidRPr="00ED423F">
        <w:rPr>
          <w:rFonts w:ascii="Times New Roman" w:hAnsi="Times New Roman"/>
          <w:sz w:val="24"/>
          <w:szCs w:val="24"/>
        </w:rPr>
        <w:t xml:space="preserve">Christensen and Lassen 1991).  </w:t>
      </w:r>
    </w:p>
    <w:p w14:paraId="3DB06F6B" w14:textId="77777777" w:rsidR="00172FB2" w:rsidRDefault="00172FB2" w:rsidP="006F651F">
      <w:pPr>
        <w:spacing w:line="480" w:lineRule="auto"/>
        <w:ind w:left="0" w:firstLine="0"/>
        <w:rPr>
          <w:rFonts w:ascii="Times New Roman" w:hAnsi="Times New Roman"/>
          <w:sz w:val="24"/>
          <w:szCs w:val="24"/>
        </w:rPr>
      </w:pPr>
    </w:p>
    <w:p w14:paraId="34AF41ED" w14:textId="77777777" w:rsidR="00172FB2" w:rsidRPr="00992DE7" w:rsidRDefault="00992DE7" w:rsidP="006F651F">
      <w:pPr>
        <w:spacing w:line="480" w:lineRule="auto"/>
        <w:ind w:left="0" w:firstLine="0"/>
        <w:rPr>
          <w:rFonts w:ascii="Times New Roman" w:hAnsi="Times New Roman" w:cs="Times New Roman"/>
          <w:i/>
          <w:sz w:val="24"/>
          <w:szCs w:val="24"/>
        </w:rPr>
      </w:pPr>
      <w:r>
        <w:rPr>
          <w:rFonts w:ascii="Times New Roman" w:hAnsi="Times New Roman" w:cs="Times New Roman"/>
          <w:i/>
          <w:sz w:val="24"/>
          <w:szCs w:val="24"/>
        </w:rPr>
        <w:t>Drivers are changing over time</w:t>
      </w:r>
    </w:p>
    <w:p w14:paraId="4280E3B6" w14:textId="77777777" w:rsidR="002C3C11" w:rsidRPr="00D2534B" w:rsidRDefault="002C3C11" w:rsidP="006F651F">
      <w:pPr>
        <w:spacing w:line="480" w:lineRule="auto"/>
        <w:ind w:left="0" w:firstLine="0"/>
        <w:rPr>
          <w:rFonts w:ascii="Times New Roman" w:hAnsi="Times New Roman"/>
          <w:sz w:val="24"/>
          <w:szCs w:val="24"/>
        </w:rPr>
      </w:pPr>
    </w:p>
    <w:p w14:paraId="65AC82F3" w14:textId="77777777" w:rsidR="003B43EA" w:rsidRDefault="003C51BB" w:rsidP="006F651F">
      <w:pPr>
        <w:spacing w:line="480" w:lineRule="auto"/>
        <w:ind w:left="0" w:firstLine="0"/>
        <w:rPr>
          <w:rFonts w:ascii="Times New Roman" w:hAnsi="Times New Roman"/>
          <w:sz w:val="24"/>
          <w:szCs w:val="24"/>
        </w:rPr>
      </w:pPr>
      <w:commentRangeStart w:id="56"/>
      <w:r>
        <w:rPr>
          <w:rFonts w:ascii="Times New Roman" w:hAnsi="Times New Roman"/>
          <w:sz w:val="24"/>
          <w:szCs w:val="24"/>
        </w:rPr>
        <w:t xml:space="preserve">The relative importance </w:t>
      </w:r>
      <w:commentRangeEnd w:id="56"/>
      <w:r w:rsidR="002B0E5C">
        <w:rPr>
          <w:rStyle w:val="CommentReference"/>
          <w:rFonts w:cs="Courier"/>
        </w:rPr>
        <w:commentReference w:id="56"/>
      </w:r>
      <w:r>
        <w:rPr>
          <w:rFonts w:ascii="Times New Roman" w:hAnsi="Times New Roman"/>
          <w:sz w:val="24"/>
          <w:szCs w:val="24"/>
        </w:rPr>
        <w:t xml:space="preserve">and significance </w:t>
      </w:r>
      <w:r w:rsidR="002B0E5C">
        <w:rPr>
          <w:rFonts w:ascii="Times New Roman" w:hAnsi="Times New Roman"/>
          <w:sz w:val="24"/>
          <w:szCs w:val="24"/>
        </w:rPr>
        <w:t>of drivers has changed over time after the start of the Industrial Revolution</w:t>
      </w:r>
      <w:r>
        <w:rPr>
          <w:rFonts w:ascii="Times New Roman" w:hAnsi="Times New Roman"/>
          <w:sz w:val="24"/>
          <w:szCs w:val="24"/>
        </w:rPr>
        <w:t xml:space="preserve">.  For </w:t>
      </w:r>
      <w:proofErr w:type="spellStart"/>
      <w:r>
        <w:rPr>
          <w:rFonts w:ascii="Times New Roman" w:hAnsi="Times New Roman"/>
          <w:sz w:val="24"/>
          <w:szCs w:val="24"/>
        </w:rPr>
        <w:t>Suwa</w:t>
      </w:r>
      <w:proofErr w:type="spellEnd"/>
      <w:r>
        <w:rPr>
          <w:rFonts w:ascii="Times New Roman" w:hAnsi="Times New Roman"/>
          <w:sz w:val="24"/>
          <w:szCs w:val="24"/>
        </w:rPr>
        <w:t xml:space="preserve">, </w:t>
      </w:r>
      <w:r w:rsidR="002B0E5C">
        <w:rPr>
          <w:rFonts w:ascii="Times New Roman" w:hAnsi="Times New Roman"/>
          <w:sz w:val="24"/>
          <w:szCs w:val="24"/>
        </w:rPr>
        <w:t xml:space="preserve">a </w:t>
      </w:r>
      <w:proofErr w:type="spellStart"/>
      <w:r w:rsidR="002B0E5C">
        <w:rPr>
          <w:rFonts w:ascii="Times New Roman" w:hAnsi="Times New Roman"/>
          <w:sz w:val="24"/>
          <w:szCs w:val="24"/>
        </w:rPr>
        <w:t>Tobit</w:t>
      </w:r>
      <w:proofErr w:type="spellEnd"/>
      <w:r w:rsidR="002B0E5C">
        <w:rPr>
          <w:rFonts w:ascii="Times New Roman" w:hAnsi="Times New Roman"/>
          <w:sz w:val="24"/>
          <w:szCs w:val="24"/>
        </w:rPr>
        <w:t xml:space="preserve"> model suggested that </w:t>
      </w:r>
      <w:r>
        <w:rPr>
          <w:rFonts w:ascii="Times New Roman" w:hAnsi="Times New Roman"/>
          <w:sz w:val="24"/>
          <w:szCs w:val="24"/>
        </w:rPr>
        <w:t>ENSO was the most important driver of lake ice formation before 1850 and carbon dioxide concentrations was the most important driver after 1850</w:t>
      </w:r>
      <w:r w:rsidR="00CA3E50">
        <w:rPr>
          <w:rFonts w:ascii="Times New Roman" w:hAnsi="Times New Roman"/>
          <w:sz w:val="24"/>
          <w:szCs w:val="24"/>
        </w:rPr>
        <w:t>.  The importance of air temperatures, aerosol optical depth, and carbon dioxide concentrations increased in explaining later ice formation, whereas the role of ENSO decreased</w:t>
      </w:r>
      <w:r w:rsidR="00BA4A07">
        <w:rPr>
          <w:rFonts w:ascii="Times New Roman" w:hAnsi="Times New Roman"/>
          <w:sz w:val="24"/>
          <w:szCs w:val="24"/>
        </w:rPr>
        <w:t xml:space="preserve"> (Figure 3a).  For Tornio, higher air temperatures, solar radiation, carbon dioxide concentrations, and sunspots suggested </w:t>
      </w:r>
      <w:r w:rsidR="00D8008D">
        <w:rPr>
          <w:rFonts w:ascii="Times New Roman" w:hAnsi="Times New Roman"/>
          <w:sz w:val="24"/>
          <w:szCs w:val="24"/>
        </w:rPr>
        <w:t xml:space="preserve">that these changing drivers led to </w:t>
      </w:r>
      <w:r w:rsidR="00BA4A07">
        <w:rPr>
          <w:rFonts w:ascii="Times New Roman" w:hAnsi="Times New Roman"/>
          <w:sz w:val="24"/>
          <w:szCs w:val="24"/>
        </w:rPr>
        <w:t>earlier ice breakup</w:t>
      </w:r>
      <w:r w:rsidR="00D8008D">
        <w:rPr>
          <w:rFonts w:ascii="Times New Roman" w:hAnsi="Times New Roman"/>
          <w:sz w:val="24"/>
          <w:szCs w:val="24"/>
        </w:rPr>
        <w:t xml:space="preserve"> in Tornio River following the Industrial Revolution</w:t>
      </w:r>
      <w:r>
        <w:rPr>
          <w:rFonts w:ascii="Times New Roman" w:hAnsi="Times New Roman"/>
          <w:sz w:val="24"/>
          <w:szCs w:val="24"/>
        </w:rPr>
        <w:t xml:space="preserve">  (</w:t>
      </w:r>
      <w:proofErr w:type="spellStart"/>
      <w:r>
        <w:rPr>
          <w:rFonts w:ascii="Times New Roman" w:hAnsi="Times New Roman"/>
          <w:sz w:val="24"/>
          <w:szCs w:val="24"/>
        </w:rPr>
        <w:t>Tobit</w:t>
      </w:r>
      <w:proofErr w:type="spellEnd"/>
      <w:r>
        <w:rPr>
          <w:rFonts w:ascii="Times New Roman" w:hAnsi="Times New Roman"/>
          <w:sz w:val="24"/>
          <w:szCs w:val="24"/>
        </w:rPr>
        <w:t xml:space="preserve"> model; Figure 3b).</w:t>
      </w:r>
    </w:p>
    <w:p w14:paraId="26288935" w14:textId="77777777" w:rsidR="003B43EA" w:rsidRDefault="003B43EA" w:rsidP="006F651F">
      <w:pPr>
        <w:spacing w:line="480" w:lineRule="auto"/>
        <w:ind w:left="0" w:firstLine="0"/>
        <w:rPr>
          <w:rFonts w:ascii="Times New Roman" w:hAnsi="Times New Roman"/>
          <w:sz w:val="24"/>
          <w:szCs w:val="24"/>
        </w:rPr>
      </w:pPr>
    </w:p>
    <w:p w14:paraId="7C24836D" w14:textId="77777777" w:rsidR="003B43EA" w:rsidRPr="003B43EA" w:rsidRDefault="003B43EA" w:rsidP="006F651F">
      <w:pPr>
        <w:spacing w:line="480" w:lineRule="auto"/>
        <w:ind w:left="0" w:firstLine="0"/>
        <w:rPr>
          <w:rFonts w:ascii="Times New Roman" w:hAnsi="Times New Roman"/>
          <w:b/>
          <w:sz w:val="24"/>
          <w:szCs w:val="24"/>
        </w:rPr>
      </w:pPr>
      <w:commentRangeStart w:id="57"/>
      <w:r w:rsidRPr="00D8008D">
        <w:rPr>
          <w:rFonts w:ascii="Times New Roman" w:hAnsi="Times New Roman"/>
          <w:b/>
          <w:sz w:val="24"/>
          <w:szCs w:val="24"/>
        </w:rPr>
        <w:t xml:space="preserve">Figure 3. </w:t>
      </w:r>
      <w:commentRangeEnd w:id="57"/>
      <w:r w:rsidRPr="00D8008D">
        <w:rPr>
          <w:rStyle w:val="CommentReference"/>
          <w:rFonts w:cs="Courier"/>
          <w:b/>
        </w:rPr>
        <w:commentReference w:id="57"/>
      </w:r>
      <w:r w:rsidRPr="00D8008D">
        <w:rPr>
          <w:rFonts w:ascii="Times New Roman" w:hAnsi="Times New Roman"/>
          <w:b/>
          <w:sz w:val="24"/>
          <w:szCs w:val="24"/>
        </w:rPr>
        <w:t>CAPTION?</w:t>
      </w:r>
    </w:p>
    <w:p w14:paraId="1FD2F040" w14:textId="77777777" w:rsidR="003B43EA" w:rsidRDefault="004E30F7" w:rsidP="006F651F">
      <w:pPr>
        <w:spacing w:line="480" w:lineRule="auto"/>
        <w:ind w:left="0" w:firstLine="0"/>
        <w:rPr>
          <w:rFonts w:ascii="Times New Roman" w:hAnsi="Times New Roman"/>
          <w:sz w:val="24"/>
          <w:szCs w:val="24"/>
        </w:rPr>
      </w:pPr>
      <w:ins w:id="58" w:author="Ryan Batt" w:date="2014-11-25T11:02:00Z">
        <w:r>
          <w:rPr>
            <w:rFonts w:ascii="Times New Roman" w:hAnsi="Times New Roman"/>
            <w:noProof/>
            <w:sz w:val="24"/>
            <w:szCs w:val="24"/>
            <w:lang w:eastAsia="en-US"/>
          </w:rPr>
          <w:lastRenderedPageBreak/>
          <w:drawing>
            <wp:inline distT="0" distB="0" distL="0" distR="0" wp14:anchorId="14324B51" wp14:editId="68802EED">
              <wp:extent cx="3200400" cy="4572000"/>
              <wp:effectExtent l="0" t="0" r="0" b="0"/>
              <wp:docPr id="4" name="Picture 4" descr="Macintosh HD:Users:Battrd:Documents:School&amp;Work:WiscResearch:AncientIce:Figures:deltaDri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Battrd:Documents:School&amp;Work:WiscResearch:AncientIce:Figures:deltaDriv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4572000"/>
                      </a:xfrm>
                      <a:prstGeom prst="rect">
                        <a:avLst/>
                      </a:prstGeom>
                      <a:noFill/>
                      <a:ln>
                        <a:noFill/>
                      </a:ln>
                    </pic:spPr>
                  </pic:pic>
                </a:graphicData>
              </a:graphic>
            </wp:inline>
          </w:drawing>
        </w:r>
      </w:ins>
      <w:del w:id="59" w:author="Ryan Batt" w:date="2014-11-25T11:01:00Z">
        <w:r w:rsidR="006C57B1" w:rsidDel="004E30F7">
          <w:rPr>
            <w:rFonts w:ascii="Times New Roman" w:hAnsi="Times New Roman"/>
            <w:noProof/>
            <w:sz w:val="24"/>
            <w:szCs w:val="24"/>
            <w:lang w:eastAsia="en-US"/>
          </w:rPr>
          <w:drawing>
            <wp:inline distT="0" distB="0" distL="0" distR="0" wp14:anchorId="18952566" wp14:editId="2CC871BA">
              <wp:extent cx="3200400" cy="4572000"/>
              <wp:effectExtent l="0" t="0" r="0" b="0"/>
              <wp:docPr id="17" name="Picture 17" descr="tobit_coeffic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bit_coefficien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4572000"/>
                      </a:xfrm>
                      <a:prstGeom prst="rect">
                        <a:avLst/>
                      </a:prstGeom>
                      <a:noFill/>
                      <a:ln>
                        <a:noFill/>
                      </a:ln>
                    </pic:spPr>
                  </pic:pic>
                </a:graphicData>
              </a:graphic>
            </wp:inline>
          </w:drawing>
        </w:r>
      </w:del>
    </w:p>
    <w:p w14:paraId="7A578044" w14:textId="77777777" w:rsidR="00D271B6" w:rsidRDefault="00D271B6" w:rsidP="006F651F">
      <w:pPr>
        <w:spacing w:line="480" w:lineRule="auto"/>
        <w:ind w:left="0" w:firstLine="0"/>
        <w:rPr>
          <w:rFonts w:ascii="Times New Roman" w:hAnsi="Times New Roman"/>
          <w:sz w:val="24"/>
          <w:szCs w:val="24"/>
        </w:rPr>
      </w:pPr>
    </w:p>
    <w:p w14:paraId="09E0B9AD" w14:textId="77777777" w:rsidR="003B43EA" w:rsidRDefault="00D271B6" w:rsidP="006F651F">
      <w:pPr>
        <w:spacing w:line="480" w:lineRule="auto"/>
        <w:ind w:left="0" w:firstLine="0"/>
        <w:rPr>
          <w:rFonts w:ascii="Times New Roman" w:hAnsi="Times New Roman"/>
          <w:sz w:val="24"/>
          <w:szCs w:val="24"/>
        </w:rPr>
      </w:pPr>
      <w:commentRangeStart w:id="60"/>
      <w:r w:rsidRPr="00946495">
        <w:rPr>
          <w:rFonts w:ascii="Times New Roman" w:hAnsi="Times New Roman" w:cs="Helvetica"/>
          <w:sz w:val="24"/>
          <w:szCs w:val="48"/>
        </w:rPr>
        <w:t>Climate change</w:t>
      </w:r>
      <w:commentRangeEnd w:id="60"/>
      <w:r w:rsidR="003B43EA">
        <w:rPr>
          <w:rStyle w:val="CommentReference"/>
          <w:rFonts w:cs="Courier"/>
        </w:rPr>
        <w:commentReference w:id="60"/>
      </w:r>
      <w:r w:rsidRPr="00946495">
        <w:rPr>
          <w:rFonts w:ascii="Times New Roman" w:hAnsi="Times New Roman" w:cs="Helvetica"/>
          <w:sz w:val="24"/>
          <w:szCs w:val="48"/>
        </w:rPr>
        <w:t xml:space="preserve">, </w:t>
      </w:r>
      <w:r>
        <w:rPr>
          <w:rFonts w:ascii="Times New Roman" w:hAnsi="Times New Roman" w:cs="Helvetica"/>
          <w:sz w:val="24"/>
          <w:szCs w:val="48"/>
        </w:rPr>
        <w:t xml:space="preserve">atmospheric and </w:t>
      </w:r>
      <w:r w:rsidRPr="00946495">
        <w:rPr>
          <w:rFonts w:ascii="Times New Roman" w:hAnsi="Times New Roman" w:cs="Helvetica"/>
          <w:sz w:val="24"/>
          <w:szCs w:val="48"/>
        </w:rPr>
        <w:t xml:space="preserve">large-scale climate drivers, and </w:t>
      </w:r>
      <w:r>
        <w:rPr>
          <w:rFonts w:ascii="Times New Roman" w:hAnsi="Times New Roman" w:cs="Helvetica"/>
          <w:sz w:val="24"/>
          <w:szCs w:val="48"/>
        </w:rPr>
        <w:t xml:space="preserve">air temperatures </w:t>
      </w:r>
      <w:r w:rsidRPr="00946495">
        <w:rPr>
          <w:rFonts w:ascii="Times New Roman" w:hAnsi="Times New Roman" w:cs="Helvetica"/>
          <w:sz w:val="24"/>
          <w:szCs w:val="48"/>
        </w:rPr>
        <w:t xml:space="preserve">are important interacting drivers of lake ice </w:t>
      </w:r>
      <w:r>
        <w:rPr>
          <w:rFonts w:ascii="Times New Roman" w:hAnsi="Times New Roman" w:cs="Helvetica"/>
          <w:sz w:val="24"/>
          <w:szCs w:val="48"/>
        </w:rPr>
        <w:t>freeze</w:t>
      </w:r>
      <w:r w:rsidRPr="00946495">
        <w:rPr>
          <w:rFonts w:ascii="Times New Roman" w:hAnsi="Times New Roman" w:cs="Helvetica"/>
          <w:sz w:val="24"/>
          <w:szCs w:val="48"/>
        </w:rPr>
        <w:t xml:space="preserve"> and river ice breakup. </w:t>
      </w:r>
      <w:r>
        <w:rPr>
          <w:rFonts w:ascii="Times New Roman" w:hAnsi="Times New Roman" w:cs="Helvetica"/>
          <w:sz w:val="24"/>
          <w:szCs w:val="48"/>
        </w:rPr>
        <w:t xml:space="preserve"> Atmospheric drivers, including solar irradiance and atmospheric </w:t>
      </w:r>
      <w:r w:rsidRPr="00946495">
        <w:rPr>
          <w:rFonts w:ascii="Times New Roman" w:hAnsi="Times New Roman"/>
          <w:sz w:val="24"/>
          <w:szCs w:val="24"/>
        </w:rPr>
        <w:t>CO</w:t>
      </w:r>
      <w:r w:rsidRPr="00946495">
        <w:rPr>
          <w:rFonts w:ascii="Times New Roman" w:hAnsi="Times New Roman"/>
          <w:sz w:val="24"/>
          <w:szCs w:val="24"/>
          <w:vertAlign w:val="subscript"/>
        </w:rPr>
        <w:t>2</w:t>
      </w:r>
      <w:r w:rsidRPr="00946495">
        <w:rPr>
          <w:rFonts w:ascii="Times New Roman" w:hAnsi="Times New Roman"/>
          <w:sz w:val="24"/>
          <w:szCs w:val="24"/>
        </w:rPr>
        <w:t xml:space="preserve"> concentrations</w:t>
      </w:r>
      <w:r>
        <w:rPr>
          <w:rFonts w:ascii="Times New Roman" w:hAnsi="Times New Roman"/>
          <w:sz w:val="24"/>
          <w:szCs w:val="24"/>
        </w:rPr>
        <w:t xml:space="preserve">, were important in explaining ice freeze dates for Lake </w:t>
      </w:r>
      <w:proofErr w:type="spellStart"/>
      <w:r>
        <w:rPr>
          <w:rFonts w:ascii="Times New Roman" w:hAnsi="Times New Roman"/>
          <w:sz w:val="24"/>
          <w:szCs w:val="24"/>
        </w:rPr>
        <w:t>Suwa</w:t>
      </w:r>
      <w:proofErr w:type="spellEnd"/>
      <w:r>
        <w:rPr>
          <w:rFonts w:ascii="Times New Roman" w:hAnsi="Times New Roman"/>
          <w:sz w:val="24"/>
          <w:szCs w:val="24"/>
        </w:rPr>
        <w:t xml:space="preserve"> and ice breakup for River Tornio.  </w:t>
      </w:r>
      <w:r>
        <w:rPr>
          <w:rFonts w:ascii="Times New Roman" w:hAnsi="Times New Roman" w:cs="Helvetica"/>
          <w:sz w:val="24"/>
          <w:szCs w:val="48"/>
        </w:rPr>
        <w:t>Increased solar radiation input delayed the timing of ice freeze and accelerated the timing of ice breakup (Sharma et al. 2013; Sharma and Magnuson, in review).  In particular, the sensitivity to incident solar radiation and solar elevation is higher at the time of ice breakup (</w:t>
      </w:r>
      <w:proofErr w:type="spellStart"/>
      <w:r>
        <w:rPr>
          <w:rFonts w:ascii="Times New Roman" w:hAnsi="Times New Roman" w:cs="Helvetica"/>
          <w:sz w:val="24"/>
          <w:szCs w:val="48"/>
        </w:rPr>
        <w:t>Weyhenmeyer</w:t>
      </w:r>
      <w:proofErr w:type="spellEnd"/>
      <w:r>
        <w:rPr>
          <w:rFonts w:ascii="Times New Roman" w:hAnsi="Times New Roman" w:cs="Helvetica"/>
          <w:sz w:val="24"/>
          <w:szCs w:val="48"/>
        </w:rPr>
        <w:t xml:space="preserve"> et al. 2004; </w:t>
      </w:r>
      <w:proofErr w:type="spellStart"/>
      <w:r>
        <w:rPr>
          <w:rFonts w:ascii="Times New Roman" w:hAnsi="Times New Roman" w:cs="Helvetica"/>
          <w:sz w:val="24"/>
          <w:szCs w:val="48"/>
        </w:rPr>
        <w:t>Weyhenmeyer</w:t>
      </w:r>
      <w:proofErr w:type="spellEnd"/>
      <w:r>
        <w:rPr>
          <w:rFonts w:ascii="Times New Roman" w:hAnsi="Times New Roman" w:cs="Helvetica"/>
          <w:sz w:val="24"/>
          <w:szCs w:val="48"/>
        </w:rPr>
        <w:t xml:space="preserve"> et al. 2011; Benson et al. 2012; </w:t>
      </w:r>
      <w:proofErr w:type="spellStart"/>
      <w:r>
        <w:rPr>
          <w:rFonts w:ascii="Times New Roman" w:hAnsi="Times New Roman" w:cs="Helvetica"/>
          <w:sz w:val="24"/>
          <w:szCs w:val="48"/>
        </w:rPr>
        <w:t>Shuter</w:t>
      </w:r>
      <w:proofErr w:type="spellEnd"/>
      <w:r>
        <w:rPr>
          <w:rFonts w:ascii="Times New Roman" w:hAnsi="Times New Roman" w:cs="Helvetica"/>
          <w:sz w:val="24"/>
          <w:szCs w:val="48"/>
        </w:rPr>
        <w:t xml:space="preserve"> et al. 2013)</w:t>
      </w:r>
      <w:r>
        <w:rPr>
          <w:rFonts w:ascii="Times New Roman" w:hAnsi="Times New Roman"/>
          <w:sz w:val="24"/>
          <w:szCs w:val="24"/>
        </w:rPr>
        <w:t>.</w:t>
      </w:r>
      <w:r>
        <w:rPr>
          <w:rFonts w:ascii="Times New Roman" w:hAnsi="Times New Roman"/>
          <w:bCs/>
          <w:sz w:val="24"/>
          <w:szCs w:val="24"/>
        </w:rPr>
        <w:t xml:space="preserve"> </w:t>
      </w:r>
      <w:r w:rsidRPr="00E14A17">
        <w:rPr>
          <w:rFonts w:ascii="Times New Roman" w:hAnsi="Times New Roman"/>
          <w:bCs/>
          <w:sz w:val="24"/>
          <w:szCs w:val="24"/>
        </w:rPr>
        <w:t xml:space="preserve"> </w:t>
      </w:r>
      <w:r>
        <w:rPr>
          <w:rFonts w:ascii="Times New Roman" w:hAnsi="Times New Roman"/>
          <w:bCs/>
          <w:sz w:val="24"/>
          <w:szCs w:val="24"/>
        </w:rPr>
        <w:t>To our knowledge, this is the first study to document</w:t>
      </w:r>
      <w:r w:rsidRPr="00946495">
        <w:rPr>
          <w:rFonts w:ascii="Times New Roman" w:hAnsi="Times New Roman" w:cs="Helvetica"/>
          <w:sz w:val="24"/>
          <w:szCs w:val="48"/>
        </w:rPr>
        <w:t xml:space="preserve"> a direct </w:t>
      </w:r>
      <w:r>
        <w:rPr>
          <w:rFonts w:ascii="Times New Roman" w:hAnsi="Times New Roman" w:cs="Helvetica"/>
          <w:sz w:val="24"/>
          <w:szCs w:val="48"/>
        </w:rPr>
        <w:t xml:space="preserve">statistical </w:t>
      </w:r>
      <w:r w:rsidRPr="00946495">
        <w:rPr>
          <w:rFonts w:ascii="Times New Roman" w:hAnsi="Times New Roman" w:cs="Helvetica"/>
          <w:sz w:val="24"/>
          <w:szCs w:val="48"/>
        </w:rPr>
        <w:t xml:space="preserve">link between increasing </w:t>
      </w:r>
      <w:r w:rsidRPr="00946495">
        <w:rPr>
          <w:rFonts w:ascii="Times New Roman" w:hAnsi="Times New Roman"/>
          <w:sz w:val="24"/>
          <w:szCs w:val="24"/>
        </w:rPr>
        <w:t>atmospheric CO</w:t>
      </w:r>
      <w:r w:rsidRPr="00946495">
        <w:rPr>
          <w:rFonts w:ascii="Times New Roman" w:hAnsi="Times New Roman"/>
          <w:sz w:val="24"/>
          <w:szCs w:val="24"/>
          <w:vertAlign w:val="subscript"/>
        </w:rPr>
        <w:t>2</w:t>
      </w:r>
      <w:r w:rsidRPr="00946495">
        <w:rPr>
          <w:rFonts w:ascii="Times New Roman" w:hAnsi="Times New Roman"/>
          <w:sz w:val="24"/>
          <w:szCs w:val="24"/>
        </w:rPr>
        <w:t xml:space="preserve"> concentrations and later ice </w:t>
      </w:r>
      <w:r>
        <w:rPr>
          <w:rFonts w:ascii="Times New Roman" w:hAnsi="Times New Roman"/>
          <w:sz w:val="24"/>
          <w:szCs w:val="24"/>
        </w:rPr>
        <w:t>freeze</w:t>
      </w:r>
      <w:r w:rsidRPr="00946495">
        <w:rPr>
          <w:rFonts w:ascii="Times New Roman" w:hAnsi="Times New Roman"/>
          <w:sz w:val="24"/>
          <w:szCs w:val="24"/>
        </w:rPr>
        <w:t xml:space="preserve"> and </w:t>
      </w:r>
      <w:r w:rsidRPr="00946495">
        <w:rPr>
          <w:rFonts w:ascii="Times New Roman" w:hAnsi="Times New Roman"/>
          <w:sz w:val="24"/>
          <w:szCs w:val="24"/>
        </w:rPr>
        <w:lastRenderedPageBreak/>
        <w:t xml:space="preserve">earlier ice breakup.  </w:t>
      </w:r>
      <w:r>
        <w:rPr>
          <w:rFonts w:ascii="Times New Roman" w:hAnsi="Times New Roman"/>
          <w:sz w:val="24"/>
          <w:szCs w:val="24"/>
        </w:rPr>
        <w:t xml:space="preserve">The timing of ice breakup may especially be sensitive to </w:t>
      </w:r>
      <w:r w:rsidRPr="00946495">
        <w:rPr>
          <w:rFonts w:ascii="Times New Roman" w:hAnsi="Times New Roman"/>
          <w:sz w:val="24"/>
          <w:szCs w:val="24"/>
        </w:rPr>
        <w:t>CO</w:t>
      </w:r>
      <w:r w:rsidRPr="00946495">
        <w:rPr>
          <w:rFonts w:ascii="Times New Roman" w:hAnsi="Times New Roman"/>
          <w:sz w:val="24"/>
          <w:szCs w:val="24"/>
          <w:vertAlign w:val="subscript"/>
        </w:rPr>
        <w:t>2</w:t>
      </w:r>
      <w:r w:rsidRPr="00946495">
        <w:rPr>
          <w:rFonts w:ascii="Times New Roman" w:hAnsi="Times New Roman"/>
          <w:sz w:val="24"/>
          <w:szCs w:val="24"/>
        </w:rPr>
        <w:t xml:space="preserve"> concentrations </w:t>
      </w:r>
      <w:r>
        <w:rPr>
          <w:rFonts w:ascii="Times New Roman" w:hAnsi="Times New Roman"/>
          <w:sz w:val="24"/>
          <w:szCs w:val="24"/>
        </w:rPr>
        <w:t>and warming may be particularly pronounced in winter and early spring at higher latitudes (</w:t>
      </w:r>
      <w:proofErr w:type="spellStart"/>
      <w:r>
        <w:rPr>
          <w:rFonts w:ascii="Times New Roman" w:hAnsi="Times New Roman"/>
          <w:sz w:val="24"/>
          <w:szCs w:val="24"/>
        </w:rPr>
        <w:t>Yoo</w:t>
      </w:r>
      <w:proofErr w:type="spellEnd"/>
      <w:r>
        <w:rPr>
          <w:rFonts w:ascii="Times New Roman" w:hAnsi="Times New Roman"/>
          <w:sz w:val="24"/>
          <w:szCs w:val="24"/>
        </w:rPr>
        <w:t xml:space="preserve"> and </w:t>
      </w:r>
      <w:proofErr w:type="spellStart"/>
      <w:r>
        <w:rPr>
          <w:rFonts w:ascii="Times New Roman" w:hAnsi="Times New Roman"/>
          <w:sz w:val="24"/>
          <w:szCs w:val="24"/>
        </w:rPr>
        <w:t>D’Odorico</w:t>
      </w:r>
      <w:proofErr w:type="spellEnd"/>
      <w:r>
        <w:rPr>
          <w:rFonts w:ascii="Times New Roman" w:hAnsi="Times New Roman"/>
          <w:sz w:val="24"/>
          <w:szCs w:val="24"/>
        </w:rPr>
        <w:t xml:space="preserve"> 2002).  </w:t>
      </w:r>
      <w:r w:rsidRPr="00946495">
        <w:rPr>
          <w:rFonts w:ascii="Times New Roman" w:hAnsi="Times New Roman"/>
          <w:sz w:val="24"/>
          <w:szCs w:val="24"/>
        </w:rPr>
        <w:t>This suggests the importance of climate change to alterations in ice phenology following the start of the Industrial Revolution and increased greenhouse gas emissions (Crowley 2000; IPCC 2013)</w:t>
      </w:r>
      <w:r>
        <w:rPr>
          <w:rFonts w:ascii="Times New Roman" w:hAnsi="Times New Roman"/>
          <w:sz w:val="24"/>
          <w:szCs w:val="24"/>
        </w:rPr>
        <w:t xml:space="preserve">.   </w:t>
      </w:r>
    </w:p>
    <w:p w14:paraId="0D3FD6D3" w14:textId="77777777" w:rsidR="003B43EA" w:rsidRDefault="003B43EA" w:rsidP="006F651F">
      <w:pPr>
        <w:spacing w:line="480" w:lineRule="auto"/>
        <w:ind w:left="0" w:firstLine="0"/>
        <w:rPr>
          <w:rFonts w:ascii="Times New Roman" w:hAnsi="Times New Roman" w:cs="Helvetica"/>
          <w:sz w:val="24"/>
          <w:szCs w:val="48"/>
        </w:rPr>
      </w:pPr>
    </w:p>
    <w:p w14:paraId="6521203C" w14:textId="77777777" w:rsidR="003B43EA" w:rsidRDefault="00D271B6" w:rsidP="006F651F">
      <w:pPr>
        <w:spacing w:line="480" w:lineRule="auto"/>
        <w:ind w:left="0" w:firstLine="0"/>
        <w:rPr>
          <w:rFonts w:ascii="Times New Roman" w:hAnsi="Times New Roman"/>
          <w:sz w:val="24"/>
          <w:szCs w:val="24"/>
        </w:rPr>
      </w:pPr>
      <w:r>
        <w:rPr>
          <w:rFonts w:ascii="Times New Roman" w:hAnsi="Times New Roman" w:cs="Helvetica"/>
          <w:sz w:val="24"/>
          <w:szCs w:val="48"/>
        </w:rPr>
        <w:t xml:space="preserve">Large-scale climate drivers, including the solar </w:t>
      </w:r>
      <w:proofErr w:type="spellStart"/>
      <w:r>
        <w:rPr>
          <w:rFonts w:ascii="Times New Roman" w:hAnsi="Times New Roman" w:cs="Helvetica"/>
          <w:sz w:val="24"/>
          <w:szCs w:val="48"/>
        </w:rPr>
        <w:t>sunpot</w:t>
      </w:r>
      <w:proofErr w:type="spellEnd"/>
      <w:r>
        <w:rPr>
          <w:rFonts w:ascii="Times New Roman" w:hAnsi="Times New Roman" w:cs="Helvetica"/>
          <w:sz w:val="24"/>
          <w:szCs w:val="48"/>
        </w:rPr>
        <w:t xml:space="preserve"> cycle, ENSO, and NAO were important predictors of freeze date in Lake </w:t>
      </w:r>
      <w:proofErr w:type="spellStart"/>
      <w:r>
        <w:rPr>
          <w:rFonts w:ascii="Times New Roman" w:hAnsi="Times New Roman" w:cs="Helvetica"/>
          <w:sz w:val="24"/>
          <w:szCs w:val="48"/>
        </w:rPr>
        <w:t>Suwa</w:t>
      </w:r>
      <w:proofErr w:type="spellEnd"/>
      <w:r>
        <w:rPr>
          <w:rFonts w:ascii="Times New Roman" w:hAnsi="Times New Roman" w:cs="Helvetica"/>
          <w:sz w:val="24"/>
          <w:szCs w:val="48"/>
        </w:rPr>
        <w:t xml:space="preserve"> and breakup date in River Tornio.  Total annual sunspot number, which correlates with the intensity of solar radiation, was an important driver to the timing of ice freeze and breakup.  Increased solar radiation input delayed the timing of ice freeze and accelerated the timing of ice breakup (Sharma et al. 2013; Sharma and Magnuson, in review).  </w:t>
      </w:r>
      <w:r w:rsidRPr="00ED423F">
        <w:rPr>
          <w:rFonts w:ascii="Times New Roman" w:hAnsi="Times New Roman"/>
          <w:sz w:val="24"/>
          <w:szCs w:val="24"/>
        </w:rPr>
        <w:t xml:space="preserve">El </w:t>
      </w:r>
      <w:proofErr w:type="spellStart"/>
      <w:r w:rsidRPr="00ED423F">
        <w:rPr>
          <w:rFonts w:ascii="Times New Roman" w:hAnsi="Times New Roman"/>
          <w:sz w:val="24"/>
          <w:szCs w:val="24"/>
        </w:rPr>
        <w:t>Niňo</w:t>
      </w:r>
      <w:proofErr w:type="spellEnd"/>
      <w:r w:rsidRPr="00ED423F">
        <w:rPr>
          <w:rFonts w:ascii="Times New Roman" w:hAnsi="Times New Roman"/>
          <w:sz w:val="24"/>
          <w:szCs w:val="24"/>
        </w:rPr>
        <w:t xml:space="preserve"> events corresponded to later </w:t>
      </w:r>
      <w:r>
        <w:rPr>
          <w:rFonts w:ascii="Times New Roman" w:hAnsi="Times New Roman"/>
          <w:sz w:val="24"/>
          <w:szCs w:val="24"/>
        </w:rPr>
        <w:t xml:space="preserve">ice freeze dates on Lake </w:t>
      </w:r>
      <w:proofErr w:type="spellStart"/>
      <w:r>
        <w:rPr>
          <w:rFonts w:ascii="Times New Roman" w:hAnsi="Times New Roman"/>
          <w:sz w:val="24"/>
          <w:szCs w:val="24"/>
        </w:rPr>
        <w:t>Suwa</w:t>
      </w:r>
      <w:proofErr w:type="spellEnd"/>
      <w:r>
        <w:rPr>
          <w:rFonts w:ascii="Times New Roman" w:hAnsi="Times New Roman"/>
          <w:sz w:val="24"/>
          <w:szCs w:val="24"/>
        </w:rPr>
        <w:t xml:space="preserve">.  ENSO has also been associated with later </w:t>
      </w:r>
      <w:r w:rsidRPr="00ED423F">
        <w:rPr>
          <w:rFonts w:ascii="Times New Roman" w:hAnsi="Times New Roman"/>
          <w:sz w:val="24"/>
          <w:szCs w:val="24"/>
        </w:rPr>
        <w:t xml:space="preserve">ice </w:t>
      </w:r>
      <w:r>
        <w:rPr>
          <w:rFonts w:ascii="Times New Roman" w:hAnsi="Times New Roman"/>
          <w:sz w:val="24"/>
          <w:szCs w:val="24"/>
        </w:rPr>
        <w:t xml:space="preserve">breakup for lakes in North America </w:t>
      </w:r>
      <w:r w:rsidRPr="00ED423F">
        <w:rPr>
          <w:rFonts w:ascii="Times New Roman" w:hAnsi="Times New Roman"/>
          <w:sz w:val="24"/>
          <w:szCs w:val="24"/>
        </w:rPr>
        <w:t>(</w:t>
      </w:r>
      <w:r>
        <w:rPr>
          <w:rFonts w:ascii="Times New Roman" w:hAnsi="Times New Roman"/>
          <w:sz w:val="24"/>
          <w:szCs w:val="24"/>
        </w:rPr>
        <w:t xml:space="preserve">Anderson et al. 1996; </w:t>
      </w:r>
      <w:r w:rsidRPr="00ED423F">
        <w:rPr>
          <w:rFonts w:ascii="Times New Roman" w:hAnsi="Times New Roman"/>
          <w:sz w:val="24"/>
          <w:szCs w:val="24"/>
        </w:rPr>
        <w:t xml:space="preserve">Livingstone 2000; Robertson et al. 2000; </w:t>
      </w:r>
      <w:proofErr w:type="spellStart"/>
      <w:r w:rsidRPr="00ED423F">
        <w:rPr>
          <w:rFonts w:ascii="Times New Roman" w:hAnsi="Times New Roman"/>
          <w:sz w:val="24"/>
          <w:szCs w:val="24"/>
        </w:rPr>
        <w:t>Bonsal</w:t>
      </w:r>
      <w:proofErr w:type="spellEnd"/>
      <w:r w:rsidRPr="00ED423F">
        <w:rPr>
          <w:rFonts w:ascii="Times New Roman" w:hAnsi="Times New Roman"/>
          <w:sz w:val="24"/>
          <w:szCs w:val="24"/>
        </w:rPr>
        <w:t xml:space="preserve"> et al. 2006)</w:t>
      </w:r>
      <w:r>
        <w:rPr>
          <w:rFonts w:ascii="Times New Roman" w:hAnsi="Times New Roman"/>
          <w:sz w:val="24"/>
          <w:szCs w:val="24"/>
        </w:rPr>
        <w:t>,</w:t>
      </w:r>
      <w:r w:rsidRPr="00ED423F">
        <w:rPr>
          <w:rFonts w:ascii="Times New Roman" w:hAnsi="Times New Roman"/>
          <w:sz w:val="24"/>
          <w:szCs w:val="24"/>
        </w:rPr>
        <w:t xml:space="preserve"> and </w:t>
      </w:r>
      <w:r>
        <w:rPr>
          <w:rFonts w:ascii="Times New Roman" w:hAnsi="Times New Roman"/>
          <w:sz w:val="24"/>
          <w:szCs w:val="24"/>
        </w:rPr>
        <w:t>thinner</w:t>
      </w:r>
      <w:r w:rsidRPr="00ED423F">
        <w:rPr>
          <w:rFonts w:ascii="Times New Roman" w:hAnsi="Times New Roman"/>
          <w:sz w:val="24"/>
          <w:szCs w:val="24"/>
        </w:rPr>
        <w:t xml:space="preserve"> ice cover (</w:t>
      </w:r>
      <w:proofErr w:type="spellStart"/>
      <w:r w:rsidRPr="00ED423F">
        <w:rPr>
          <w:rFonts w:ascii="Times New Roman" w:hAnsi="Times New Roman"/>
          <w:sz w:val="24"/>
          <w:szCs w:val="24"/>
        </w:rPr>
        <w:t>Bai</w:t>
      </w:r>
      <w:proofErr w:type="spellEnd"/>
      <w:r w:rsidRPr="00ED423F">
        <w:rPr>
          <w:rFonts w:ascii="Times New Roman" w:hAnsi="Times New Roman"/>
          <w:sz w:val="24"/>
          <w:szCs w:val="24"/>
        </w:rPr>
        <w:t xml:space="preserve"> et al. 2012).  </w:t>
      </w:r>
      <w:r>
        <w:rPr>
          <w:rFonts w:ascii="Times New Roman" w:hAnsi="Times New Roman"/>
          <w:sz w:val="24"/>
          <w:szCs w:val="24"/>
        </w:rPr>
        <w:t xml:space="preserve">However, in Wisconsin lakes, the relationship between </w:t>
      </w:r>
      <w:r w:rsidRPr="00ED423F">
        <w:rPr>
          <w:rFonts w:ascii="Times New Roman" w:hAnsi="Times New Roman"/>
          <w:sz w:val="24"/>
          <w:szCs w:val="24"/>
        </w:rPr>
        <w:t xml:space="preserve">El </w:t>
      </w:r>
      <w:proofErr w:type="spellStart"/>
      <w:r w:rsidRPr="00ED423F">
        <w:rPr>
          <w:rFonts w:ascii="Times New Roman" w:hAnsi="Times New Roman"/>
          <w:sz w:val="24"/>
          <w:szCs w:val="24"/>
        </w:rPr>
        <w:t>Niňo</w:t>
      </w:r>
      <w:proofErr w:type="spellEnd"/>
      <w:r w:rsidRPr="00ED423F">
        <w:rPr>
          <w:rFonts w:ascii="Times New Roman" w:hAnsi="Times New Roman"/>
          <w:sz w:val="24"/>
          <w:szCs w:val="24"/>
        </w:rPr>
        <w:t xml:space="preserve"> events </w:t>
      </w:r>
      <w:r>
        <w:rPr>
          <w:rFonts w:ascii="Times New Roman" w:hAnsi="Times New Roman"/>
          <w:sz w:val="24"/>
          <w:szCs w:val="24"/>
        </w:rPr>
        <w:t>and later ice breakup appears to be weaker or even switch after</w:t>
      </w:r>
      <w:r w:rsidRPr="00ED423F">
        <w:rPr>
          <w:rFonts w:ascii="Times New Roman" w:hAnsi="Times New Roman"/>
          <w:sz w:val="24"/>
          <w:szCs w:val="24"/>
        </w:rPr>
        <w:t xml:space="preserve"> 1940 (Livingstone 2000; Robertson et al. 2000).  Prior to 1940, cooler air temperatures were evident in late winter of El </w:t>
      </w:r>
      <w:proofErr w:type="spellStart"/>
      <w:r w:rsidRPr="00ED423F">
        <w:rPr>
          <w:rFonts w:ascii="Times New Roman" w:hAnsi="Times New Roman"/>
          <w:sz w:val="24"/>
          <w:szCs w:val="24"/>
        </w:rPr>
        <w:t>Niňo</w:t>
      </w:r>
      <w:proofErr w:type="spellEnd"/>
      <w:r w:rsidRPr="00ED423F">
        <w:rPr>
          <w:rFonts w:ascii="Times New Roman" w:hAnsi="Times New Roman"/>
          <w:sz w:val="24"/>
          <w:szCs w:val="24"/>
        </w:rPr>
        <w:t xml:space="preserve"> years, whereas following 1940 warmer air temperatures were evident in late winter of El </w:t>
      </w:r>
      <w:proofErr w:type="spellStart"/>
      <w:r w:rsidRPr="00ED423F">
        <w:rPr>
          <w:rFonts w:ascii="Times New Roman" w:hAnsi="Times New Roman"/>
          <w:sz w:val="24"/>
          <w:szCs w:val="24"/>
        </w:rPr>
        <w:t>Niňo</w:t>
      </w:r>
      <w:proofErr w:type="spellEnd"/>
      <w:r w:rsidRPr="00ED423F">
        <w:rPr>
          <w:rFonts w:ascii="Times New Roman" w:hAnsi="Times New Roman"/>
          <w:sz w:val="24"/>
          <w:szCs w:val="24"/>
        </w:rPr>
        <w:t xml:space="preserve"> years (Robertson et al. 2000).</w:t>
      </w:r>
      <w:r>
        <w:rPr>
          <w:rFonts w:ascii="Times New Roman" w:hAnsi="Times New Roman"/>
          <w:sz w:val="24"/>
          <w:szCs w:val="24"/>
        </w:rPr>
        <w:t xml:space="preserve">  Lastly, we found an association between ice breakup in River Tornio and the winter NAO index.  The </w:t>
      </w:r>
      <w:r w:rsidRPr="00ED423F">
        <w:rPr>
          <w:rFonts w:ascii="Times New Roman" w:hAnsi="Times New Roman"/>
          <w:sz w:val="24"/>
          <w:szCs w:val="24"/>
        </w:rPr>
        <w:t xml:space="preserve">winter NAO index has been correlated strongly with ice </w:t>
      </w:r>
      <w:r>
        <w:rPr>
          <w:rFonts w:ascii="Times New Roman" w:hAnsi="Times New Roman"/>
          <w:sz w:val="24"/>
          <w:szCs w:val="24"/>
        </w:rPr>
        <w:t>breakup</w:t>
      </w:r>
      <w:r w:rsidRPr="00ED423F">
        <w:rPr>
          <w:rFonts w:ascii="Times New Roman" w:hAnsi="Times New Roman"/>
          <w:sz w:val="24"/>
          <w:szCs w:val="24"/>
        </w:rPr>
        <w:t xml:space="preserve"> dates in lakes across the Northern Hemisphere (Livingstone 2000; George et al. 2004; Magnuson et al. 2004; </w:t>
      </w:r>
      <w:proofErr w:type="spellStart"/>
      <w:r w:rsidRPr="00ED423F">
        <w:rPr>
          <w:rFonts w:ascii="Times New Roman" w:hAnsi="Times New Roman"/>
          <w:sz w:val="24"/>
          <w:szCs w:val="24"/>
        </w:rPr>
        <w:t>Ghanbari</w:t>
      </w:r>
      <w:proofErr w:type="spellEnd"/>
      <w:r w:rsidRPr="00ED423F">
        <w:rPr>
          <w:rFonts w:ascii="Times New Roman" w:hAnsi="Times New Roman"/>
          <w:sz w:val="24"/>
          <w:szCs w:val="24"/>
        </w:rPr>
        <w:t xml:space="preserve"> et al. 2009; </w:t>
      </w:r>
      <w:proofErr w:type="spellStart"/>
      <w:r w:rsidRPr="00ED423F">
        <w:rPr>
          <w:rFonts w:ascii="Times New Roman" w:hAnsi="Times New Roman"/>
          <w:sz w:val="24"/>
          <w:szCs w:val="24"/>
        </w:rPr>
        <w:t>Karetnikov</w:t>
      </w:r>
      <w:proofErr w:type="spellEnd"/>
      <w:r w:rsidRPr="00ED423F">
        <w:rPr>
          <w:rFonts w:ascii="Times New Roman" w:hAnsi="Times New Roman"/>
          <w:sz w:val="24"/>
          <w:szCs w:val="24"/>
        </w:rPr>
        <w:t xml:space="preserve"> and </w:t>
      </w:r>
      <w:proofErr w:type="spellStart"/>
      <w:r w:rsidRPr="00ED423F">
        <w:rPr>
          <w:rFonts w:ascii="Times New Roman" w:hAnsi="Times New Roman"/>
          <w:sz w:val="24"/>
          <w:szCs w:val="24"/>
        </w:rPr>
        <w:t>Naumenko</w:t>
      </w:r>
      <w:proofErr w:type="spellEnd"/>
      <w:r w:rsidRPr="00ED423F">
        <w:rPr>
          <w:rFonts w:ascii="Times New Roman" w:hAnsi="Times New Roman"/>
          <w:sz w:val="24"/>
          <w:szCs w:val="24"/>
        </w:rPr>
        <w:t xml:space="preserve"> 2011</w:t>
      </w:r>
      <w:r>
        <w:rPr>
          <w:rFonts w:ascii="Times New Roman" w:hAnsi="Times New Roman"/>
          <w:sz w:val="24"/>
          <w:szCs w:val="24"/>
        </w:rPr>
        <w:t>; Sharma et al. 2013</w:t>
      </w:r>
      <w:r w:rsidRPr="00ED423F">
        <w:rPr>
          <w:rFonts w:ascii="Times New Roman" w:hAnsi="Times New Roman"/>
          <w:sz w:val="24"/>
          <w:szCs w:val="24"/>
        </w:rPr>
        <w:t xml:space="preserve">), such that coherent patterns between ice conditions and the NAO index appear to occur </w:t>
      </w:r>
      <w:r>
        <w:rPr>
          <w:rFonts w:ascii="Times New Roman" w:hAnsi="Times New Roman"/>
          <w:sz w:val="24"/>
          <w:szCs w:val="24"/>
        </w:rPr>
        <w:t xml:space="preserve">inter-annually and </w:t>
      </w:r>
      <w:r w:rsidRPr="00ED423F">
        <w:rPr>
          <w:rFonts w:ascii="Times New Roman" w:hAnsi="Times New Roman"/>
          <w:sz w:val="24"/>
          <w:szCs w:val="24"/>
        </w:rPr>
        <w:t>inter-</w:t>
      </w:r>
      <w:proofErr w:type="spellStart"/>
      <w:r w:rsidRPr="00ED423F">
        <w:rPr>
          <w:rFonts w:ascii="Times New Roman" w:hAnsi="Times New Roman"/>
          <w:sz w:val="24"/>
          <w:szCs w:val="24"/>
        </w:rPr>
        <w:lastRenderedPageBreak/>
        <w:t>decadally</w:t>
      </w:r>
      <w:proofErr w:type="spellEnd"/>
      <w:r w:rsidRPr="00ED423F">
        <w:rPr>
          <w:rFonts w:ascii="Times New Roman" w:hAnsi="Times New Roman"/>
          <w:sz w:val="24"/>
          <w:szCs w:val="24"/>
        </w:rPr>
        <w:t xml:space="preserve"> (</w:t>
      </w:r>
      <w:proofErr w:type="spellStart"/>
      <w:r>
        <w:rPr>
          <w:rFonts w:ascii="Times New Roman" w:hAnsi="Times New Roman"/>
          <w:sz w:val="24"/>
          <w:szCs w:val="24"/>
        </w:rPr>
        <w:t>Hurrell</w:t>
      </w:r>
      <w:proofErr w:type="spellEnd"/>
      <w:r>
        <w:rPr>
          <w:rFonts w:ascii="Times New Roman" w:hAnsi="Times New Roman"/>
          <w:sz w:val="24"/>
          <w:szCs w:val="24"/>
        </w:rPr>
        <w:t xml:space="preserve"> and van Loon 1997; Huang et al. 1998; Higuchi et al. 1999; </w:t>
      </w:r>
      <w:proofErr w:type="spellStart"/>
      <w:r w:rsidRPr="00ED423F">
        <w:rPr>
          <w:rFonts w:ascii="Times New Roman" w:hAnsi="Times New Roman"/>
          <w:sz w:val="24"/>
          <w:szCs w:val="24"/>
        </w:rPr>
        <w:t>Ghanbari</w:t>
      </w:r>
      <w:proofErr w:type="spellEnd"/>
      <w:r w:rsidRPr="00ED423F">
        <w:rPr>
          <w:rFonts w:ascii="Times New Roman" w:hAnsi="Times New Roman"/>
          <w:sz w:val="24"/>
          <w:szCs w:val="24"/>
        </w:rPr>
        <w:t xml:space="preserve"> et al. 2009</w:t>
      </w:r>
      <w:r>
        <w:rPr>
          <w:rFonts w:ascii="Times New Roman" w:hAnsi="Times New Roman"/>
          <w:sz w:val="24"/>
          <w:szCs w:val="24"/>
        </w:rPr>
        <w:t>; Sharma et al. 2013</w:t>
      </w:r>
      <w:r w:rsidRPr="00ED423F">
        <w:rPr>
          <w:rFonts w:ascii="Times New Roman" w:hAnsi="Times New Roman"/>
          <w:sz w:val="24"/>
          <w:szCs w:val="24"/>
        </w:rPr>
        <w:t xml:space="preserve">).  NAO may influence ice </w:t>
      </w:r>
      <w:r>
        <w:rPr>
          <w:rFonts w:ascii="Times New Roman" w:hAnsi="Times New Roman"/>
          <w:sz w:val="24"/>
          <w:szCs w:val="24"/>
        </w:rPr>
        <w:t>breakup</w:t>
      </w:r>
      <w:r w:rsidRPr="00ED423F">
        <w:rPr>
          <w:rFonts w:ascii="Times New Roman" w:hAnsi="Times New Roman"/>
          <w:sz w:val="24"/>
          <w:szCs w:val="24"/>
        </w:rPr>
        <w:t xml:space="preserve"> dates through its effects on winter air temperature (</w:t>
      </w:r>
      <w:proofErr w:type="spellStart"/>
      <w:r w:rsidRPr="00ED423F">
        <w:rPr>
          <w:rFonts w:ascii="Times New Roman" w:hAnsi="Times New Roman"/>
          <w:sz w:val="24"/>
          <w:szCs w:val="24"/>
        </w:rPr>
        <w:t>Ble</w:t>
      </w:r>
      <w:r>
        <w:rPr>
          <w:rFonts w:ascii="Times New Roman" w:hAnsi="Times New Roman"/>
          <w:sz w:val="24"/>
          <w:szCs w:val="24"/>
        </w:rPr>
        <w:t>n</w:t>
      </w:r>
      <w:r w:rsidRPr="00ED423F">
        <w:rPr>
          <w:rFonts w:ascii="Times New Roman" w:hAnsi="Times New Roman"/>
          <w:sz w:val="24"/>
          <w:szCs w:val="24"/>
        </w:rPr>
        <w:t>ckner</w:t>
      </w:r>
      <w:proofErr w:type="spellEnd"/>
      <w:r w:rsidRPr="00ED423F">
        <w:rPr>
          <w:rFonts w:ascii="Times New Roman" w:hAnsi="Times New Roman"/>
          <w:sz w:val="24"/>
          <w:szCs w:val="24"/>
        </w:rPr>
        <w:t xml:space="preserve"> et al. 2007), snowfall (</w:t>
      </w:r>
      <w:proofErr w:type="spellStart"/>
      <w:r w:rsidRPr="00ED423F">
        <w:rPr>
          <w:rFonts w:ascii="Times New Roman" w:hAnsi="Times New Roman"/>
          <w:sz w:val="24"/>
          <w:szCs w:val="24"/>
        </w:rPr>
        <w:t>Ghanbari</w:t>
      </w:r>
      <w:proofErr w:type="spellEnd"/>
      <w:r w:rsidRPr="00ED423F">
        <w:rPr>
          <w:rFonts w:ascii="Times New Roman" w:hAnsi="Times New Roman"/>
          <w:sz w:val="24"/>
          <w:szCs w:val="24"/>
        </w:rPr>
        <w:t xml:space="preserve"> et al. 2009), and alteration in strengths of southerly and westerly winds (</w:t>
      </w:r>
      <w:proofErr w:type="spellStart"/>
      <w:r w:rsidRPr="00ED423F">
        <w:rPr>
          <w:rFonts w:ascii="Times New Roman" w:hAnsi="Times New Roman"/>
          <w:sz w:val="24"/>
          <w:szCs w:val="24"/>
        </w:rPr>
        <w:t>Bai</w:t>
      </w:r>
      <w:proofErr w:type="spellEnd"/>
      <w:r w:rsidRPr="00ED423F">
        <w:rPr>
          <w:rFonts w:ascii="Times New Roman" w:hAnsi="Times New Roman"/>
          <w:sz w:val="24"/>
          <w:szCs w:val="24"/>
        </w:rPr>
        <w:t xml:space="preserve"> et al. 2012).  </w:t>
      </w:r>
      <w:r w:rsidR="003B43EA">
        <w:rPr>
          <w:rFonts w:ascii="Times New Roman" w:hAnsi="Times New Roman"/>
          <w:sz w:val="24"/>
          <w:szCs w:val="24"/>
        </w:rPr>
        <w:br/>
      </w:r>
    </w:p>
    <w:p w14:paraId="42DE97DB" w14:textId="77777777" w:rsidR="00D271B6" w:rsidRDefault="00D271B6" w:rsidP="006F651F">
      <w:pPr>
        <w:spacing w:line="480" w:lineRule="auto"/>
        <w:ind w:left="0" w:firstLine="0"/>
        <w:rPr>
          <w:rFonts w:ascii="Times New Roman" w:hAnsi="Times New Roman"/>
          <w:sz w:val="24"/>
          <w:szCs w:val="24"/>
        </w:rPr>
      </w:pPr>
      <w:r>
        <w:rPr>
          <w:rFonts w:ascii="Times New Roman" w:hAnsi="Times New Roman" w:cs="Helvetica"/>
          <w:sz w:val="24"/>
          <w:szCs w:val="48"/>
        </w:rPr>
        <w:t xml:space="preserve">Air temperatures were the most important predictor of ice breakup in River Tornio and the second most important predictor of ice freeze date in Lake </w:t>
      </w:r>
      <w:proofErr w:type="spellStart"/>
      <w:r>
        <w:rPr>
          <w:rFonts w:ascii="Times New Roman" w:hAnsi="Times New Roman" w:cs="Helvetica"/>
          <w:sz w:val="24"/>
          <w:szCs w:val="48"/>
        </w:rPr>
        <w:t>Suwa</w:t>
      </w:r>
      <w:proofErr w:type="spellEnd"/>
      <w:r>
        <w:rPr>
          <w:rFonts w:ascii="Times New Roman" w:hAnsi="Times New Roman" w:cs="Helvetica"/>
          <w:sz w:val="24"/>
          <w:szCs w:val="48"/>
        </w:rPr>
        <w:t xml:space="preserve">.  Warmer springs exhibited earlier ice breakup date in River Tornio and warmer falls and winters exhibited later freeze dates in Lake </w:t>
      </w:r>
      <w:proofErr w:type="spellStart"/>
      <w:r>
        <w:rPr>
          <w:rFonts w:ascii="Times New Roman" w:hAnsi="Times New Roman" w:cs="Helvetica"/>
          <w:sz w:val="24"/>
          <w:szCs w:val="48"/>
        </w:rPr>
        <w:t>Suwa</w:t>
      </w:r>
      <w:proofErr w:type="spellEnd"/>
      <w:r>
        <w:rPr>
          <w:rFonts w:ascii="Times New Roman" w:hAnsi="Times New Roman" w:cs="Helvetica"/>
          <w:sz w:val="24"/>
          <w:szCs w:val="48"/>
        </w:rPr>
        <w:t xml:space="preserve">.   </w:t>
      </w:r>
      <w:r>
        <w:rPr>
          <w:rFonts w:ascii="Times New Roman" w:hAnsi="Times New Roman"/>
          <w:sz w:val="24"/>
          <w:szCs w:val="24"/>
        </w:rPr>
        <w:t xml:space="preserve">In </w:t>
      </w:r>
      <w:r w:rsidRPr="008C3B24">
        <w:rPr>
          <w:rFonts w:ascii="Times New Roman" w:hAnsi="Times New Roman"/>
          <w:sz w:val="24"/>
          <w:szCs w:val="24"/>
        </w:rPr>
        <w:t>Northern Hemisphere lakes, air temperature may be the most important meteorological forcing factor explaining ice conditions (</w:t>
      </w:r>
      <w:proofErr w:type="spellStart"/>
      <w:r w:rsidRPr="008C3B24">
        <w:rPr>
          <w:rFonts w:ascii="Times New Roman" w:hAnsi="Times New Roman"/>
          <w:sz w:val="24"/>
          <w:szCs w:val="24"/>
        </w:rPr>
        <w:t>Palecki</w:t>
      </w:r>
      <w:proofErr w:type="spellEnd"/>
      <w:r w:rsidRPr="008C3B24">
        <w:rPr>
          <w:rFonts w:ascii="Times New Roman" w:hAnsi="Times New Roman"/>
          <w:sz w:val="24"/>
          <w:szCs w:val="24"/>
        </w:rPr>
        <w:t xml:space="preserve"> and Berry 1986; </w:t>
      </w:r>
      <w:proofErr w:type="spellStart"/>
      <w:r w:rsidRPr="008C3B24">
        <w:rPr>
          <w:rFonts w:ascii="Times New Roman" w:hAnsi="Times New Roman"/>
          <w:sz w:val="24"/>
          <w:szCs w:val="24"/>
        </w:rPr>
        <w:t>Assel</w:t>
      </w:r>
      <w:proofErr w:type="spellEnd"/>
      <w:r w:rsidRPr="008C3B24">
        <w:rPr>
          <w:rFonts w:ascii="Times New Roman" w:hAnsi="Times New Roman"/>
          <w:sz w:val="24"/>
          <w:szCs w:val="24"/>
        </w:rPr>
        <w:t xml:space="preserve"> and Robertson 1995; </w:t>
      </w:r>
      <w:proofErr w:type="spellStart"/>
      <w:r w:rsidRPr="008C3B24">
        <w:rPr>
          <w:rFonts w:ascii="Times New Roman" w:hAnsi="Times New Roman"/>
          <w:sz w:val="24"/>
          <w:szCs w:val="24"/>
        </w:rPr>
        <w:t>Vavrus</w:t>
      </w:r>
      <w:proofErr w:type="spellEnd"/>
      <w:r w:rsidRPr="008C3B24">
        <w:rPr>
          <w:rFonts w:ascii="Times New Roman" w:hAnsi="Times New Roman"/>
          <w:sz w:val="24"/>
          <w:szCs w:val="24"/>
        </w:rPr>
        <w:t xml:space="preserve"> et al. 1996; Livingstone 2000; </w:t>
      </w:r>
      <w:proofErr w:type="spellStart"/>
      <w:r w:rsidRPr="008C3B24">
        <w:rPr>
          <w:rFonts w:ascii="Times New Roman" w:hAnsi="Times New Roman"/>
          <w:sz w:val="24"/>
          <w:szCs w:val="24"/>
        </w:rPr>
        <w:t>Korhonen</w:t>
      </w:r>
      <w:proofErr w:type="spellEnd"/>
      <w:r w:rsidRPr="008C3B24">
        <w:rPr>
          <w:rFonts w:ascii="Times New Roman" w:hAnsi="Times New Roman"/>
          <w:sz w:val="24"/>
          <w:szCs w:val="24"/>
        </w:rPr>
        <w:t xml:space="preserve"> 2006; Benson et al. 2012), such that years with elevated air temperatures have correspondingly shorter duration of ice coverage (Benson et al. 2012).  Over the past century in Madison, Wisconsin, </w:t>
      </w:r>
      <w:r>
        <w:rPr>
          <w:rFonts w:ascii="Times New Roman" w:hAnsi="Times New Roman"/>
          <w:sz w:val="24"/>
          <w:szCs w:val="24"/>
        </w:rPr>
        <w:t>warming daily and seasonal winter and spring temperatures</w:t>
      </w:r>
      <w:r w:rsidRPr="008C3B24">
        <w:rPr>
          <w:rFonts w:ascii="Times New Roman" w:hAnsi="Times New Roman"/>
          <w:sz w:val="24"/>
          <w:szCs w:val="24"/>
        </w:rPr>
        <w:t xml:space="preserve"> ha</w:t>
      </w:r>
      <w:r>
        <w:rPr>
          <w:rFonts w:ascii="Times New Roman" w:hAnsi="Times New Roman"/>
          <w:sz w:val="24"/>
          <w:szCs w:val="24"/>
        </w:rPr>
        <w:t>ve</w:t>
      </w:r>
      <w:r w:rsidRPr="008C3B24">
        <w:rPr>
          <w:rFonts w:ascii="Times New Roman" w:hAnsi="Times New Roman"/>
          <w:sz w:val="24"/>
          <w:szCs w:val="24"/>
        </w:rPr>
        <w:t xml:space="preserve"> been </w:t>
      </w:r>
      <w:r>
        <w:rPr>
          <w:rFonts w:ascii="Times New Roman" w:hAnsi="Times New Roman"/>
          <w:sz w:val="24"/>
          <w:szCs w:val="24"/>
        </w:rPr>
        <w:t>associated</w:t>
      </w:r>
      <w:r w:rsidRPr="008C3B24">
        <w:rPr>
          <w:rFonts w:ascii="Times New Roman" w:hAnsi="Times New Roman"/>
          <w:sz w:val="24"/>
          <w:szCs w:val="24"/>
        </w:rPr>
        <w:t xml:space="preserve"> </w:t>
      </w:r>
      <w:r>
        <w:rPr>
          <w:rFonts w:ascii="Times New Roman" w:hAnsi="Times New Roman"/>
          <w:sz w:val="24"/>
          <w:szCs w:val="24"/>
        </w:rPr>
        <w:t>with</w:t>
      </w:r>
      <w:r w:rsidRPr="008C3B24">
        <w:rPr>
          <w:rFonts w:ascii="Times New Roman" w:hAnsi="Times New Roman"/>
          <w:sz w:val="24"/>
          <w:szCs w:val="24"/>
        </w:rPr>
        <w:t xml:space="preserve"> earlier ice </w:t>
      </w:r>
      <w:r>
        <w:rPr>
          <w:rFonts w:ascii="Times New Roman" w:hAnsi="Times New Roman"/>
          <w:sz w:val="24"/>
          <w:szCs w:val="24"/>
        </w:rPr>
        <w:t xml:space="preserve">breakup and </w:t>
      </w:r>
      <w:r w:rsidRPr="008C3B24">
        <w:rPr>
          <w:rFonts w:ascii="Times New Roman" w:hAnsi="Times New Roman"/>
          <w:sz w:val="24"/>
          <w:szCs w:val="24"/>
        </w:rPr>
        <w:t>decr</w:t>
      </w:r>
      <w:r>
        <w:rPr>
          <w:rFonts w:ascii="Times New Roman" w:hAnsi="Times New Roman"/>
          <w:sz w:val="24"/>
          <w:szCs w:val="24"/>
        </w:rPr>
        <w:t xml:space="preserve">eases in ice-cover duration </w:t>
      </w:r>
      <w:r w:rsidRPr="008C3B24">
        <w:rPr>
          <w:rFonts w:ascii="Times New Roman" w:hAnsi="Times New Roman"/>
          <w:sz w:val="24"/>
          <w:szCs w:val="24"/>
        </w:rPr>
        <w:t>(</w:t>
      </w:r>
      <w:proofErr w:type="spellStart"/>
      <w:r w:rsidRPr="008C3B24">
        <w:rPr>
          <w:rFonts w:ascii="Times New Roman" w:hAnsi="Times New Roman"/>
          <w:sz w:val="24"/>
          <w:szCs w:val="24"/>
        </w:rPr>
        <w:t>Ghanbari</w:t>
      </w:r>
      <w:proofErr w:type="spellEnd"/>
      <w:r w:rsidRPr="008C3B24">
        <w:rPr>
          <w:rFonts w:ascii="Times New Roman" w:hAnsi="Times New Roman"/>
          <w:sz w:val="24"/>
          <w:szCs w:val="24"/>
        </w:rPr>
        <w:t xml:space="preserve"> et al. 2009</w:t>
      </w:r>
      <w:r>
        <w:rPr>
          <w:rFonts w:ascii="Times New Roman" w:hAnsi="Times New Roman"/>
          <w:sz w:val="24"/>
          <w:szCs w:val="24"/>
        </w:rPr>
        <w:t>; Sharma et al. 2013</w:t>
      </w:r>
      <w:r w:rsidRPr="008C3B24">
        <w:rPr>
          <w:rFonts w:ascii="Times New Roman" w:hAnsi="Times New Roman"/>
          <w:sz w:val="24"/>
          <w:szCs w:val="24"/>
        </w:rPr>
        <w:t xml:space="preserve">).  </w:t>
      </w:r>
      <w:r>
        <w:rPr>
          <w:rFonts w:ascii="Times New Roman" w:hAnsi="Times New Roman"/>
          <w:sz w:val="24"/>
          <w:szCs w:val="24"/>
        </w:rPr>
        <w:t xml:space="preserve">Cooler temperatures even in the month before ice breakup, can delay breakup. </w:t>
      </w:r>
      <w:proofErr w:type="spellStart"/>
      <w:r w:rsidRPr="008C3B24">
        <w:rPr>
          <w:rFonts w:ascii="Times New Roman" w:hAnsi="Times New Roman"/>
          <w:sz w:val="24"/>
          <w:szCs w:val="24"/>
        </w:rPr>
        <w:t>Palecki</w:t>
      </w:r>
      <w:proofErr w:type="spellEnd"/>
      <w:r w:rsidRPr="008C3B24">
        <w:rPr>
          <w:rFonts w:ascii="Times New Roman" w:hAnsi="Times New Roman"/>
          <w:sz w:val="24"/>
          <w:szCs w:val="24"/>
        </w:rPr>
        <w:t xml:space="preserve"> and Barry (1986) </w:t>
      </w:r>
      <w:r>
        <w:rPr>
          <w:rFonts w:ascii="Times New Roman" w:hAnsi="Times New Roman"/>
          <w:sz w:val="24"/>
          <w:szCs w:val="24"/>
        </w:rPr>
        <w:t>observed</w:t>
      </w:r>
      <w:r w:rsidRPr="008C3B24">
        <w:rPr>
          <w:rFonts w:ascii="Times New Roman" w:hAnsi="Times New Roman"/>
          <w:sz w:val="24"/>
          <w:szCs w:val="24"/>
        </w:rPr>
        <w:t xml:space="preserve"> a strong correlation between ice </w:t>
      </w:r>
      <w:r>
        <w:rPr>
          <w:rFonts w:ascii="Times New Roman" w:hAnsi="Times New Roman"/>
          <w:sz w:val="24"/>
          <w:szCs w:val="24"/>
        </w:rPr>
        <w:t>breakup</w:t>
      </w:r>
      <w:r w:rsidRPr="008C3B24">
        <w:rPr>
          <w:rFonts w:ascii="Times New Roman" w:hAnsi="Times New Roman"/>
          <w:sz w:val="24"/>
          <w:szCs w:val="24"/>
        </w:rPr>
        <w:t xml:space="preserve"> date and air temperatures five to ten days prior to ice </w:t>
      </w:r>
      <w:r>
        <w:rPr>
          <w:rFonts w:ascii="Times New Roman" w:hAnsi="Times New Roman"/>
          <w:sz w:val="24"/>
          <w:szCs w:val="24"/>
        </w:rPr>
        <w:t>breakup in southern Finnish lakes.</w:t>
      </w:r>
      <w:r w:rsidRPr="00ED299F">
        <w:rPr>
          <w:rFonts w:ascii="Times New Roman" w:hAnsi="Times New Roman"/>
          <w:sz w:val="24"/>
          <w:szCs w:val="24"/>
        </w:rPr>
        <w:t xml:space="preserve"> </w:t>
      </w:r>
      <w:r>
        <w:rPr>
          <w:rFonts w:ascii="Times New Roman" w:hAnsi="Times New Roman"/>
          <w:sz w:val="24"/>
          <w:szCs w:val="24"/>
        </w:rPr>
        <w:t xml:space="preserve"> Ice breakup and freeze dates may be further delayed in the future as air temperatures are predicted to increase in response to climate change in the coming century (IPCC 2013).  </w:t>
      </w:r>
    </w:p>
    <w:p w14:paraId="70748246" w14:textId="77777777" w:rsidR="00D271B6" w:rsidRDefault="00D271B6" w:rsidP="006F651F">
      <w:pPr>
        <w:spacing w:line="480" w:lineRule="auto"/>
        <w:ind w:left="0" w:firstLine="0"/>
        <w:rPr>
          <w:rFonts w:ascii="Times New Roman" w:hAnsi="Times New Roman"/>
          <w:sz w:val="24"/>
          <w:szCs w:val="24"/>
        </w:rPr>
      </w:pPr>
    </w:p>
    <w:p w14:paraId="40B6AFD7" w14:textId="77777777" w:rsidR="001E42AA" w:rsidRDefault="001E42AA" w:rsidP="006F651F">
      <w:pPr>
        <w:spacing w:line="480" w:lineRule="auto"/>
        <w:ind w:left="0" w:firstLine="0"/>
        <w:rPr>
          <w:rFonts w:ascii="Times New Roman" w:hAnsi="Times New Roman"/>
          <w:i/>
          <w:iCs/>
          <w:sz w:val="24"/>
          <w:szCs w:val="24"/>
        </w:rPr>
      </w:pPr>
      <w:r>
        <w:rPr>
          <w:rFonts w:ascii="Times New Roman" w:hAnsi="Times New Roman"/>
          <w:i/>
          <w:iCs/>
          <w:sz w:val="24"/>
          <w:szCs w:val="24"/>
        </w:rPr>
        <w:t>Conclusions</w:t>
      </w:r>
    </w:p>
    <w:p w14:paraId="3B84A10C" w14:textId="77777777" w:rsidR="001E42AA" w:rsidRPr="00A44A18" w:rsidRDefault="001E42AA" w:rsidP="006F651F">
      <w:pPr>
        <w:spacing w:line="480" w:lineRule="auto"/>
        <w:ind w:left="0" w:firstLine="0"/>
        <w:rPr>
          <w:rFonts w:ascii="Times New Roman" w:hAnsi="Times New Roman"/>
          <w:i/>
          <w:iCs/>
          <w:sz w:val="24"/>
          <w:szCs w:val="24"/>
        </w:rPr>
      </w:pPr>
    </w:p>
    <w:p w14:paraId="6A23304F" w14:textId="77777777" w:rsidR="001E42AA" w:rsidRDefault="001E42AA" w:rsidP="006F651F">
      <w:pPr>
        <w:spacing w:line="480" w:lineRule="auto"/>
        <w:ind w:left="0" w:firstLine="0"/>
        <w:rPr>
          <w:rFonts w:ascii="Times New Roman" w:hAnsi="Times New Roman"/>
          <w:sz w:val="24"/>
          <w:szCs w:val="24"/>
        </w:rPr>
      </w:pPr>
      <w:r>
        <w:rPr>
          <w:rFonts w:ascii="Times New Roman" w:hAnsi="Times New Roman"/>
          <w:sz w:val="24"/>
          <w:szCs w:val="24"/>
        </w:rPr>
        <w:lastRenderedPageBreak/>
        <w:t>Using long-term records, we identify a regime shift in ice freeze and breakup coinciding with the end of the Little Ice Age, the start of the Industrial Revolution, increases in atmospheric CO</w:t>
      </w:r>
      <w:r w:rsidRPr="005E2248">
        <w:rPr>
          <w:rFonts w:ascii="Times New Roman" w:hAnsi="Times New Roman"/>
          <w:sz w:val="24"/>
          <w:szCs w:val="24"/>
          <w:vertAlign w:val="subscript"/>
        </w:rPr>
        <w:t>2</w:t>
      </w:r>
      <w:r>
        <w:rPr>
          <w:rFonts w:ascii="Times New Roman" w:hAnsi="Times New Roman"/>
          <w:sz w:val="24"/>
          <w:szCs w:val="24"/>
        </w:rPr>
        <w:t xml:space="preserve"> concentrations, and human development (</w:t>
      </w:r>
      <w:proofErr w:type="spellStart"/>
      <w:r>
        <w:rPr>
          <w:rFonts w:ascii="Times New Roman" w:hAnsi="Times New Roman" w:cs="Helvetica"/>
          <w:sz w:val="24"/>
          <w:szCs w:val="48"/>
        </w:rPr>
        <w:t>Primack</w:t>
      </w:r>
      <w:proofErr w:type="spellEnd"/>
      <w:r>
        <w:rPr>
          <w:rFonts w:ascii="Times New Roman" w:hAnsi="Times New Roman" w:cs="Helvetica"/>
          <w:sz w:val="24"/>
          <w:szCs w:val="48"/>
        </w:rPr>
        <w:t xml:space="preserve"> et al. 2009; </w:t>
      </w:r>
      <w:r>
        <w:rPr>
          <w:rFonts w:ascii="Times New Roman" w:hAnsi="Times New Roman"/>
          <w:sz w:val="24"/>
          <w:szCs w:val="24"/>
        </w:rPr>
        <w:t xml:space="preserve">Loader et al. 2011; </w:t>
      </w:r>
      <w:proofErr w:type="spellStart"/>
      <w:r>
        <w:rPr>
          <w:rFonts w:ascii="Times New Roman" w:hAnsi="Times New Roman"/>
          <w:sz w:val="24"/>
          <w:szCs w:val="24"/>
        </w:rPr>
        <w:t>Helama</w:t>
      </w:r>
      <w:proofErr w:type="spellEnd"/>
      <w:r>
        <w:rPr>
          <w:rFonts w:ascii="Times New Roman" w:hAnsi="Times New Roman"/>
          <w:sz w:val="24"/>
          <w:szCs w:val="24"/>
        </w:rPr>
        <w:t xml:space="preserve"> et al. 2013).  In the past century relative to earlier centuries, we have observed earlier ice breakup, later ice freeze, a doubling to tripling in the rates of change in the timing of ice freeze and breakup, decreased importance of long-term oscillatory dynamics for River Tornio and Lake </w:t>
      </w:r>
      <w:proofErr w:type="spellStart"/>
      <w:r>
        <w:rPr>
          <w:rFonts w:ascii="Times New Roman" w:hAnsi="Times New Roman"/>
          <w:sz w:val="24"/>
          <w:szCs w:val="24"/>
        </w:rPr>
        <w:t>Suwa</w:t>
      </w:r>
      <w:proofErr w:type="spellEnd"/>
      <w:r>
        <w:rPr>
          <w:rFonts w:ascii="Times New Roman" w:hAnsi="Times New Roman"/>
          <w:sz w:val="24"/>
          <w:szCs w:val="24"/>
        </w:rPr>
        <w:t xml:space="preserve">, and increased probability of no-freeze years in Lake </w:t>
      </w:r>
      <w:proofErr w:type="spellStart"/>
      <w:r>
        <w:rPr>
          <w:rFonts w:ascii="Times New Roman" w:hAnsi="Times New Roman"/>
          <w:sz w:val="24"/>
          <w:szCs w:val="24"/>
        </w:rPr>
        <w:t>Suwa</w:t>
      </w:r>
      <w:proofErr w:type="spellEnd"/>
      <w:r>
        <w:rPr>
          <w:rFonts w:ascii="Times New Roman" w:hAnsi="Times New Roman"/>
          <w:sz w:val="24"/>
          <w:szCs w:val="24"/>
        </w:rPr>
        <w:t xml:space="preserve">.   </w:t>
      </w:r>
    </w:p>
    <w:p w14:paraId="63013691" w14:textId="77777777" w:rsidR="001E42AA" w:rsidRDefault="001E42AA" w:rsidP="006F651F">
      <w:pPr>
        <w:spacing w:line="480" w:lineRule="auto"/>
        <w:ind w:left="0" w:firstLine="0"/>
        <w:rPr>
          <w:rFonts w:ascii="Times New Roman" w:hAnsi="Times New Roman"/>
          <w:sz w:val="24"/>
          <w:szCs w:val="24"/>
        </w:rPr>
      </w:pPr>
    </w:p>
    <w:p w14:paraId="409739C8" w14:textId="77777777" w:rsidR="00394C35" w:rsidRDefault="001E42AA" w:rsidP="006F651F">
      <w:pPr>
        <w:spacing w:line="480" w:lineRule="auto"/>
        <w:ind w:left="0" w:firstLine="0"/>
        <w:rPr>
          <w:rFonts w:ascii="Times New Roman" w:hAnsi="Times New Roman"/>
          <w:sz w:val="24"/>
          <w:szCs w:val="24"/>
        </w:rPr>
      </w:pPr>
      <w:r>
        <w:rPr>
          <w:rFonts w:ascii="Times New Roman" w:hAnsi="Times New Roman" w:cs="Times New Roman"/>
          <w:sz w:val="24"/>
          <w:szCs w:val="24"/>
        </w:rPr>
        <w:t>Our findings in this study and earlier papers (</w:t>
      </w:r>
      <w:r w:rsidRPr="005E2248">
        <w:rPr>
          <w:rFonts w:ascii="Times New Roman" w:hAnsi="Times New Roman" w:cs="Times New Roman"/>
          <w:sz w:val="24"/>
          <w:szCs w:val="24"/>
        </w:rPr>
        <w:t>Magnuson 2002; Sharma et al. 2013; Sharma and Magnuson</w:t>
      </w:r>
      <w:r>
        <w:rPr>
          <w:rFonts w:ascii="Times New Roman" w:hAnsi="Times New Roman" w:cs="Times New Roman"/>
          <w:sz w:val="24"/>
          <w:szCs w:val="24"/>
        </w:rPr>
        <w:t xml:space="preserve"> 2014</w:t>
      </w:r>
      <w:r w:rsidRPr="005E2248">
        <w:rPr>
          <w:rFonts w:ascii="Times New Roman" w:hAnsi="Times New Roman" w:cs="Times New Roman"/>
          <w:sz w:val="24"/>
          <w:szCs w:val="24"/>
        </w:rPr>
        <w:t xml:space="preserve">) </w:t>
      </w:r>
      <w:r>
        <w:rPr>
          <w:rFonts w:ascii="Times New Roman" w:hAnsi="Times New Roman" w:cs="Times New Roman"/>
          <w:sz w:val="24"/>
          <w:szCs w:val="24"/>
        </w:rPr>
        <w:t>can be applied to</w:t>
      </w:r>
      <w:r w:rsidRPr="00E541B0">
        <w:rPr>
          <w:rFonts w:ascii="Times New Roman" w:hAnsi="Times New Roman" w:cs="Times New Roman"/>
          <w:sz w:val="24"/>
          <w:szCs w:val="24"/>
        </w:rPr>
        <w:t xml:space="preserve"> classic problem</w:t>
      </w:r>
      <w:r>
        <w:rPr>
          <w:rFonts w:ascii="Times New Roman" w:hAnsi="Times New Roman" w:cs="Times New Roman"/>
          <w:sz w:val="24"/>
          <w:szCs w:val="24"/>
        </w:rPr>
        <w:t xml:space="preserve">s in science literacy and outreach with regards to climate change.  We have used long-term lake ice records because they are easy to visualize, simple to measure without instruments or models, and they integrate many aspects of climate.   We highlight the importance of using long-term records to illustrate the influence of a complex array of factors on ice breakup including climate change, atmospheric and large-scale climate drivers, and the vagaries of local weather for freshwater systems in geographically distant regions.  </w:t>
      </w:r>
      <w:r>
        <w:rPr>
          <w:rFonts w:ascii="Times New Roman" w:hAnsi="Times New Roman"/>
          <w:sz w:val="24"/>
          <w:szCs w:val="24"/>
        </w:rPr>
        <w:t>Using these long-term ice records we highlight the fallacy of using short-term records to infer progressive climate change or the absence of it when so much variation in ice dynamics is caused by inter-annual and decadal climate drivers and local weather.</w:t>
      </w:r>
    </w:p>
    <w:p w14:paraId="04909716" w14:textId="77777777" w:rsidR="00EE2B06" w:rsidRDefault="00EE2B06" w:rsidP="006F651F">
      <w:pPr>
        <w:spacing w:line="480" w:lineRule="auto"/>
        <w:ind w:left="0" w:firstLine="0"/>
        <w:rPr>
          <w:rFonts w:ascii="Times New Roman" w:hAnsi="Times New Roman"/>
          <w:sz w:val="24"/>
          <w:szCs w:val="24"/>
        </w:rPr>
      </w:pPr>
    </w:p>
    <w:p w14:paraId="3A00C9E9" w14:textId="77777777" w:rsidR="00EE2B06" w:rsidRDefault="008C0109" w:rsidP="006F651F">
      <w:pPr>
        <w:spacing w:line="480" w:lineRule="auto"/>
        <w:ind w:left="0" w:firstLine="0"/>
        <w:rPr>
          <w:rFonts w:ascii="Times New Roman" w:hAnsi="Times New Roman"/>
          <w:b/>
          <w:sz w:val="24"/>
          <w:szCs w:val="24"/>
        </w:rPr>
      </w:pPr>
      <w:r>
        <w:rPr>
          <w:rFonts w:ascii="Times New Roman" w:hAnsi="Times New Roman"/>
          <w:b/>
          <w:sz w:val="24"/>
          <w:szCs w:val="24"/>
        </w:rPr>
        <w:t>Acknowledgments</w:t>
      </w:r>
    </w:p>
    <w:p w14:paraId="4B4EBBD9" w14:textId="77777777" w:rsidR="008C0109" w:rsidRDefault="008C0109" w:rsidP="006F651F">
      <w:pPr>
        <w:spacing w:line="480" w:lineRule="auto"/>
        <w:ind w:left="0" w:firstLine="0"/>
        <w:rPr>
          <w:rFonts w:ascii="Times New Roman" w:hAnsi="Times New Roman"/>
          <w:b/>
          <w:sz w:val="24"/>
          <w:szCs w:val="24"/>
        </w:rPr>
      </w:pPr>
    </w:p>
    <w:p w14:paraId="26894342" w14:textId="77777777" w:rsidR="008C0109" w:rsidRPr="008C0109" w:rsidRDefault="008C0109" w:rsidP="006F651F">
      <w:pPr>
        <w:spacing w:line="480" w:lineRule="auto"/>
        <w:ind w:left="0" w:firstLine="0"/>
        <w:rPr>
          <w:rFonts w:ascii="Times New Roman" w:hAnsi="Times New Roman"/>
          <w:sz w:val="24"/>
          <w:szCs w:val="24"/>
        </w:rPr>
      </w:pPr>
      <w:r>
        <w:rPr>
          <w:rFonts w:ascii="Times New Roman" w:hAnsi="Times New Roman"/>
          <w:sz w:val="24"/>
          <w:szCs w:val="24"/>
        </w:rPr>
        <w:t xml:space="preserve">We thank </w:t>
      </w:r>
      <w:proofErr w:type="spellStart"/>
      <w:r>
        <w:rPr>
          <w:rFonts w:ascii="Times New Roman" w:hAnsi="Times New Roman"/>
          <w:sz w:val="24"/>
          <w:szCs w:val="24"/>
        </w:rPr>
        <w:t>Mayu</w:t>
      </w:r>
      <w:proofErr w:type="spellEnd"/>
      <w:r>
        <w:rPr>
          <w:rFonts w:ascii="Times New Roman" w:hAnsi="Times New Roman"/>
          <w:sz w:val="24"/>
          <w:szCs w:val="24"/>
        </w:rPr>
        <w:t xml:space="preserve"> Takasaki for her translations of Japanese text regarding the legend of </w:t>
      </w:r>
      <w:proofErr w:type="spellStart"/>
      <w:r>
        <w:rPr>
          <w:rFonts w:ascii="Times New Roman" w:hAnsi="Times New Roman"/>
          <w:sz w:val="24"/>
          <w:szCs w:val="24"/>
        </w:rPr>
        <w:t>omiwatari</w:t>
      </w:r>
      <w:proofErr w:type="spellEnd"/>
      <w:r>
        <w:rPr>
          <w:rFonts w:ascii="Times New Roman" w:hAnsi="Times New Roman"/>
          <w:sz w:val="24"/>
          <w:szCs w:val="24"/>
        </w:rPr>
        <w:t>.</w:t>
      </w:r>
    </w:p>
    <w:p w14:paraId="7AE60321" w14:textId="77777777" w:rsidR="00FD73C5" w:rsidRDefault="00FD73C5" w:rsidP="006F651F">
      <w:pPr>
        <w:spacing w:line="480" w:lineRule="auto"/>
        <w:ind w:left="0" w:firstLine="0"/>
        <w:rPr>
          <w:rFonts w:ascii="Times New Roman" w:hAnsi="Times New Roman"/>
          <w:sz w:val="24"/>
          <w:szCs w:val="24"/>
        </w:rPr>
      </w:pPr>
    </w:p>
    <w:p w14:paraId="6513061E" w14:textId="77777777" w:rsidR="00FD73C5" w:rsidRDefault="00FD73C5" w:rsidP="006F651F">
      <w:pPr>
        <w:spacing w:line="480" w:lineRule="auto"/>
        <w:ind w:left="0" w:firstLine="0"/>
        <w:rPr>
          <w:rFonts w:ascii="Times New Roman" w:hAnsi="Times New Roman"/>
          <w:sz w:val="24"/>
          <w:szCs w:val="24"/>
        </w:rPr>
      </w:pPr>
    </w:p>
    <w:p w14:paraId="25DE93ED" w14:textId="77777777" w:rsidR="00EC1ED8" w:rsidRDefault="00EC1ED8" w:rsidP="006F651F">
      <w:pPr>
        <w:spacing w:line="480" w:lineRule="auto"/>
        <w:ind w:left="0" w:firstLine="0"/>
        <w:rPr>
          <w:rFonts w:ascii="Times New Roman" w:hAnsi="Times New Roman"/>
          <w:b/>
          <w:bCs/>
          <w:sz w:val="24"/>
          <w:szCs w:val="24"/>
        </w:rPr>
      </w:pPr>
      <w:r w:rsidRPr="00CA0546">
        <w:rPr>
          <w:rFonts w:ascii="Times New Roman" w:hAnsi="Times New Roman"/>
          <w:b/>
          <w:bCs/>
          <w:sz w:val="24"/>
          <w:szCs w:val="24"/>
        </w:rPr>
        <w:t>Methods</w:t>
      </w:r>
    </w:p>
    <w:p w14:paraId="66DDBB92" w14:textId="77777777" w:rsidR="00EC1ED8" w:rsidRDefault="00EC1ED8" w:rsidP="006F651F">
      <w:pPr>
        <w:spacing w:line="480" w:lineRule="auto"/>
        <w:ind w:left="0" w:firstLine="0"/>
        <w:rPr>
          <w:rFonts w:ascii="Times New Roman" w:hAnsi="Times New Roman"/>
          <w:b/>
          <w:bCs/>
          <w:sz w:val="24"/>
          <w:szCs w:val="24"/>
        </w:rPr>
      </w:pPr>
    </w:p>
    <w:p w14:paraId="6371AD06" w14:textId="77777777" w:rsidR="00EC1ED8" w:rsidRDefault="00EC1ED8" w:rsidP="006F651F">
      <w:pPr>
        <w:spacing w:line="480" w:lineRule="auto"/>
        <w:ind w:left="0" w:firstLine="0"/>
        <w:rPr>
          <w:rFonts w:ascii="Times New Roman" w:hAnsi="Times New Roman"/>
          <w:b/>
          <w:bCs/>
          <w:sz w:val="24"/>
          <w:szCs w:val="24"/>
        </w:rPr>
      </w:pPr>
      <w:r w:rsidRPr="00BF1675">
        <w:rPr>
          <w:rFonts w:ascii="Times New Roman" w:hAnsi="Times New Roman" w:cs="Times New Roman"/>
          <w:b/>
          <w:sz w:val="24"/>
          <w:szCs w:val="24"/>
        </w:rPr>
        <w:t xml:space="preserve">Data Acquisition </w:t>
      </w:r>
    </w:p>
    <w:p w14:paraId="1B07A8FB" w14:textId="77777777" w:rsidR="00EC1ED8" w:rsidRDefault="00EC1ED8" w:rsidP="006F651F">
      <w:pPr>
        <w:spacing w:line="480" w:lineRule="auto"/>
        <w:ind w:left="0" w:firstLine="0"/>
        <w:rPr>
          <w:rFonts w:ascii="Times New Roman" w:hAnsi="Times New Roman"/>
          <w:b/>
          <w:bCs/>
          <w:sz w:val="24"/>
          <w:szCs w:val="24"/>
        </w:rPr>
      </w:pPr>
    </w:p>
    <w:p w14:paraId="0FEA6AF2" w14:textId="77777777" w:rsidR="00EC1ED8" w:rsidRPr="00322575" w:rsidRDefault="00EC1ED8" w:rsidP="006F651F">
      <w:pPr>
        <w:spacing w:line="480" w:lineRule="auto"/>
        <w:ind w:left="0" w:firstLine="0"/>
        <w:rPr>
          <w:rFonts w:ascii="Times New Roman" w:hAnsi="Times New Roman"/>
          <w:b/>
          <w:bCs/>
          <w:sz w:val="24"/>
          <w:szCs w:val="24"/>
        </w:rPr>
      </w:pPr>
      <w:r>
        <w:rPr>
          <w:rFonts w:ascii="Times New Roman" w:hAnsi="Times New Roman" w:cs="Times New Roman"/>
          <w:i/>
          <w:sz w:val="24"/>
          <w:szCs w:val="24"/>
        </w:rPr>
        <w:t>Ice freeze and breakup dates</w:t>
      </w:r>
    </w:p>
    <w:p w14:paraId="2F157D83" w14:textId="77777777" w:rsidR="00EC1ED8" w:rsidRDefault="00EC1ED8" w:rsidP="006F651F">
      <w:pPr>
        <w:pStyle w:val="NoSpacing"/>
        <w:spacing w:line="480" w:lineRule="auto"/>
        <w:rPr>
          <w:rFonts w:ascii="Times New Roman" w:hAnsi="Times New Roman" w:cs="Times New Roman"/>
          <w:sz w:val="24"/>
          <w:szCs w:val="24"/>
        </w:rPr>
      </w:pPr>
    </w:p>
    <w:p w14:paraId="667CDBE3" w14:textId="77777777" w:rsidR="00EC1ED8" w:rsidRDefault="00EC1ED8" w:rsidP="006F651F">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sz w:val="24"/>
          <w:szCs w:val="24"/>
        </w:rPr>
        <w:t xml:space="preserve">We obtained ice freeze dates for a 550-year period from 1443-2004 for Lake </w:t>
      </w:r>
      <w:proofErr w:type="spellStart"/>
      <w:r>
        <w:rPr>
          <w:rFonts w:ascii="Times New Roman" w:hAnsi="Times New Roman"/>
          <w:sz w:val="24"/>
          <w:szCs w:val="24"/>
        </w:rPr>
        <w:t>Suwa</w:t>
      </w:r>
      <w:proofErr w:type="spellEnd"/>
      <w:r>
        <w:rPr>
          <w:rFonts w:ascii="Times New Roman" w:hAnsi="Times New Roman"/>
          <w:sz w:val="24"/>
          <w:szCs w:val="24"/>
        </w:rPr>
        <w:t xml:space="preserve"> and a 321-year record of river ice breakup dates for River Tornio from 1692-2013 </w:t>
      </w:r>
      <w:r>
        <w:rPr>
          <w:rFonts w:ascii="Times New Roman" w:hAnsi="Times New Roman" w:cs="Times New Roman"/>
          <w:sz w:val="24"/>
          <w:szCs w:val="24"/>
        </w:rPr>
        <w:t xml:space="preserve">from the National Snow and Ice Data Center (NSIDC; </w:t>
      </w:r>
      <w:r>
        <w:rPr>
          <w:rFonts w:ascii="Times New Roman" w:hAnsi="Times New Roman"/>
          <w:sz w:val="24"/>
          <w:szCs w:val="24"/>
        </w:rPr>
        <w:t xml:space="preserve">Benson and Magnuson 2000). </w:t>
      </w:r>
      <w:r>
        <w:rPr>
          <w:rFonts w:ascii="Times New Roman" w:hAnsi="Times New Roman" w:cs="Times New Roman"/>
          <w:sz w:val="24"/>
          <w:szCs w:val="24"/>
        </w:rPr>
        <w:t xml:space="preserve">Lake </w:t>
      </w:r>
      <w:proofErr w:type="spellStart"/>
      <w:r>
        <w:rPr>
          <w:rFonts w:ascii="Times New Roman" w:hAnsi="Times New Roman" w:cs="Times New Roman"/>
          <w:sz w:val="24"/>
          <w:szCs w:val="24"/>
        </w:rPr>
        <w:t>Suwa</w:t>
      </w:r>
      <w:proofErr w:type="spellEnd"/>
      <w:r>
        <w:rPr>
          <w:rFonts w:ascii="Times New Roman" w:hAnsi="Times New Roman" w:cs="Times New Roman"/>
          <w:sz w:val="24"/>
          <w:szCs w:val="24"/>
        </w:rPr>
        <w:t xml:space="preserve"> is a relatively shallow lake (</w:t>
      </w:r>
      <w:proofErr w:type="spellStart"/>
      <w:r>
        <w:rPr>
          <w:rFonts w:ascii="Times New Roman" w:hAnsi="Times New Roman" w:cs="Times New Roman"/>
          <w:sz w:val="24"/>
          <w:szCs w:val="24"/>
        </w:rPr>
        <w:t>Zmax</w:t>
      </w:r>
      <w:proofErr w:type="spellEnd"/>
      <w:r>
        <w:rPr>
          <w:rFonts w:ascii="Times New Roman" w:hAnsi="Times New Roman" w:cs="Times New Roman"/>
          <w:sz w:val="24"/>
          <w:szCs w:val="24"/>
        </w:rPr>
        <w:t xml:space="preserve"> = 7.2 m) in Nagano Prefecture, Japan where ice-freeze dates have been recorded since 1443. Ice freeze dates occur before and after January 1</w:t>
      </w:r>
      <w:r w:rsidRPr="00C44343">
        <w:rPr>
          <w:rFonts w:ascii="Times New Roman" w:hAnsi="Times New Roman" w:cs="Times New Roman"/>
          <w:sz w:val="24"/>
          <w:szCs w:val="24"/>
          <w:vertAlign w:val="superscript"/>
        </w:rPr>
        <w:t>st</w:t>
      </w:r>
      <w:r>
        <w:rPr>
          <w:rFonts w:ascii="Times New Roman" w:hAnsi="Times New Roman" w:cs="Times New Roman"/>
          <w:sz w:val="24"/>
          <w:szCs w:val="24"/>
        </w:rPr>
        <w:t>, therefore we converted dates to Day-Of-Year (DOY) where a zero value represents the calendar day January 1</w:t>
      </w:r>
      <w:r w:rsidRPr="00C44343">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Pr>
          <w:rFonts w:ascii="Times New Roman" w:hAnsi="Times New Roman"/>
          <w:sz w:val="24"/>
          <w:szCs w:val="24"/>
        </w:rPr>
        <w:t xml:space="preserve">If the lake did not freeze, we used the latest observed ice freeze date for that lake (Benson et al. 2012).  </w:t>
      </w:r>
      <w:r>
        <w:rPr>
          <w:rFonts w:ascii="Times New Roman" w:hAnsi="Times New Roman" w:cs="Times New Roman"/>
          <w:sz w:val="24"/>
          <w:szCs w:val="24"/>
        </w:rPr>
        <w:t xml:space="preserve">Data gaps (e.g., 1682-1736; 1872-1896) were excluded from the time series analyses.  Ice breakup dates from River Tornio have been recorded since 1693 and converted to Julian day including considerations for leap years.  </w:t>
      </w:r>
    </w:p>
    <w:p w14:paraId="5F0C7060" w14:textId="77777777" w:rsidR="00EC1ED8" w:rsidRDefault="00EC1ED8" w:rsidP="006F651F">
      <w:pPr>
        <w:pStyle w:val="NoSpacing"/>
        <w:spacing w:line="480" w:lineRule="auto"/>
        <w:rPr>
          <w:rFonts w:ascii="Times New Roman" w:hAnsi="Times New Roman" w:cs="Times New Roman"/>
          <w:sz w:val="24"/>
          <w:szCs w:val="24"/>
        </w:rPr>
      </w:pPr>
    </w:p>
    <w:p w14:paraId="7B3FF5B4" w14:textId="77777777" w:rsidR="00EC1ED8" w:rsidRDefault="00EC1ED8" w:rsidP="006F651F">
      <w:pPr>
        <w:pStyle w:val="NoSpacing"/>
        <w:spacing w:line="480" w:lineRule="auto"/>
        <w:rPr>
          <w:rFonts w:ascii="Times New Roman" w:hAnsi="Times New Roman" w:cs="Times New Roman"/>
          <w:i/>
          <w:sz w:val="24"/>
          <w:szCs w:val="24"/>
        </w:rPr>
      </w:pPr>
      <w:r>
        <w:rPr>
          <w:rFonts w:ascii="Times New Roman" w:hAnsi="Times New Roman" w:cs="Times New Roman"/>
          <w:i/>
          <w:sz w:val="24"/>
          <w:szCs w:val="24"/>
        </w:rPr>
        <w:t xml:space="preserve">Large-scale climate drivers and weather </w:t>
      </w:r>
    </w:p>
    <w:p w14:paraId="5FC1EAA2" w14:textId="77777777" w:rsidR="00EC1ED8" w:rsidRDefault="00EC1ED8" w:rsidP="006F651F">
      <w:pPr>
        <w:pStyle w:val="NoSpacing"/>
        <w:spacing w:line="480" w:lineRule="auto"/>
        <w:rPr>
          <w:rFonts w:ascii="Times New Roman" w:hAnsi="Times New Roman" w:cs="Times New Roman"/>
          <w:i/>
          <w:sz w:val="24"/>
          <w:szCs w:val="24"/>
        </w:rPr>
      </w:pPr>
    </w:p>
    <w:p w14:paraId="2D532697" w14:textId="77777777" w:rsidR="00EC1ED8" w:rsidRDefault="00EC1ED8" w:rsidP="006F651F">
      <w:pPr>
        <w:pStyle w:val="NoSpacing"/>
        <w:spacing w:line="480" w:lineRule="auto"/>
        <w:rPr>
          <w:rFonts w:ascii="Times New Roman" w:hAnsi="Times New Roman" w:cs="Times New Roman"/>
          <w:color w:val="000000"/>
          <w:sz w:val="24"/>
          <w:szCs w:val="24"/>
        </w:rPr>
      </w:pPr>
      <w:r>
        <w:rPr>
          <w:rFonts w:ascii="Times New Roman" w:hAnsi="Times New Roman" w:cs="Times New Roman"/>
          <w:i/>
          <w:sz w:val="24"/>
          <w:szCs w:val="24"/>
        </w:rPr>
        <w:tab/>
      </w:r>
      <w:r>
        <w:rPr>
          <w:rFonts w:ascii="Times New Roman" w:hAnsi="Times New Roman" w:cs="Times New Roman"/>
          <w:sz w:val="24"/>
          <w:szCs w:val="24"/>
        </w:rPr>
        <w:t>We</w:t>
      </w:r>
      <w:r w:rsidRPr="00352FEF">
        <w:rPr>
          <w:rFonts w:ascii="Times New Roman" w:hAnsi="Times New Roman" w:cs="Times New Roman"/>
          <w:sz w:val="24"/>
          <w:szCs w:val="24"/>
        </w:rPr>
        <w:t xml:space="preserve"> </w:t>
      </w:r>
      <w:r>
        <w:rPr>
          <w:rFonts w:ascii="Times New Roman" w:hAnsi="Times New Roman" w:cs="Times New Roman"/>
          <w:sz w:val="24"/>
          <w:szCs w:val="24"/>
        </w:rPr>
        <w:t xml:space="preserve">obtained </w:t>
      </w:r>
      <w:r w:rsidRPr="00352FEF">
        <w:rPr>
          <w:rFonts w:ascii="Times New Roman" w:hAnsi="Times New Roman" w:cs="Times New Roman"/>
          <w:sz w:val="24"/>
          <w:szCs w:val="24"/>
        </w:rPr>
        <w:t xml:space="preserve">data from </w:t>
      </w:r>
      <w:proofErr w:type="spellStart"/>
      <w:r w:rsidRPr="00352FEF">
        <w:rPr>
          <w:rFonts w:ascii="Times New Roman" w:hAnsi="Times New Roman" w:cs="Times New Roman"/>
          <w:sz w:val="24"/>
          <w:szCs w:val="24"/>
        </w:rPr>
        <w:t>paleo</w:t>
      </w:r>
      <w:proofErr w:type="spellEnd"/>
      <w:r>
        <w:rPr>
          <w:rFonts w:ascii="Times New Roman" w:hAnsi="Times New Roman" w:cs="Times New Roman"/>
          <w:sz w:val="24"/>
          <w:szCs w:val="24"/>
        </w:rPr>
        <w:t>-</w:t>
      </w:r>
      <w:r w:rsidRPr="00352FEF">
        <w:rPr>
          <w:rFonts w:ascii="Times New Roman" w:hAnsi="Times New Roman" w:cs="Times New Roman"/>
          <w:sz w:val="24"/>
          <w:szCs w:val="24"/>
        </w:rPr>
        <w:t xml:space="preserve"> and historical records that may be important to ice </w:t>
      </w:r>
      <w:r>
        <w:rPr>
          <w:rFonts w:ascii="Times New Roman" w:hAnsi="Times New Roman" w:cs="Times New Roman"/>
          <w:sz w:val="24"/>
          <w:szCs w:val="24"/>
        </w:rPr>
        <w:t xml:space="preserve">freeze date on Lake </w:t>
      </w:r>
      <w:proofErr w:type="spellStart"/>
      <w:r>
        <w:rPr>
          <w:rFonts w:ascii="Times New Roman" w:hAnsi="Times New Roman" w:cs="Times New Roman"/>
          <w:sz w:val="24"/>
          <w:szCs w:val="24"/>
        </w:rPr>
        <w:t>Suwa</w:t>
      </w:r>
      <w:proofErr w:type="spellEnd"/>
      <w:r>
        <w:rPr>
          <w:rFonts w:ascii="Times New Roman" w:hAnsi="Times New Roman" w:cs="Times New Roman"/>
          <w:sz w:val="24"/>
          <w:szCs w:val="24"/>
        </w:rPr>
        <w:t xml:space="preserve"> and ice breakup date on</w:t>
      </w:r>
      <w:r w:rsidRPr="00352FEF">
        <w:rPr>
          <w:rFonts w:ascii="Times New Roman" w:hAnsi="Times New Roman" w:cs="Times New Roman"/>
          <w:sz w:val="24"/>
          <w:szCs w:val="24"/>
        </w:rPr>
        <w:t xml:space="preserve"> </w:t>
      </w:r>
      <w:r>
        <w:rPr>
          <w:rFonts w:ascii="Times New Roman" w:hAnsi="Times New Roman" w:cs="Times New Roman"/>
          <w:sz w:val="24"/>
          <w:szCs w:val="24"/>
        </w:rPr>
        <w:t>River Tornio</w:t>
      </w:r>
      <w:r w:rsidRPr="00352FEF">
        <w:rPr>
          <w:rFonts w:ascii="Times New Roman" w:hAnsi="Times New Roman" w:cs="Times New Roman"/>
          <w:sz w:val="24"/>
          <w:szCs w:val="24"/>
        </w:rPr>
        <w:t xml:space="preserve"> (Table S1). </w:t>
      </w:r>
      <w:r>
        <w:rPr>
          <w:rFonts w:ascii="Times New Roman" w:hAnsi="Times New Roman" w:cs="Times New Roman"/>
          <w:sz w:val="24"/>
          <w:szCs w:val="24"/>
        </w:rPr>
        <w:t xml:space="preserve">We acquired average annual sunspot number from 1700-2012 which represents a relative index of solar activity for the </w:t>
      </w:r>
      <w:r>
        <w:rPr>
          <w:rFonts w:ascii="Times New Roman" w:hAnsi="Times New Roman" w:cs="Times New Roman"/>
          <w:sz w:val="24"/>
          <w:szCs w:val="24"/>
        </w:rPr>
        <w:lastRenderedPageBreak/>
        <w:t>visible solar surface from the Solar Influences Data Analysis Center (SIDC-team 2013)</w:t>
      </w:r>
      <w:r w:rsidRPr="00352FEF">
        <w:rPr>
          <w:rFonts w:ascii="Times New Roman" w:hAnsi="Times New Roman" w:cs="Times New Roman"/>
          <w:color w:val="000000"/>
          <w:sz w:val="24"/>
          <w:szCs w:val="24"/>
        </w:rPr>
        <w:t xml:space="preserve">, </w:t>
      </w:r>
      <w:r>
        <w:rPr>
          <w:rFonts w:ascii="Times New Roman" w:hAnsi="Times New Roman" w:cs="Times New Roman"/>
          <w:color w:val="000000"/>
          <w:sz w:val="24"/>
          <w:szCs w:val="24"/>
        </w:rPr>
        <w:t>volcanic a</w:t>
      </w:r>
      <w:r w:rsidRPr="00352FEF">
        <w:rPr>
          <w:rFonts w:ascii="Times New Roman" w:hAnsi="Times New Roman" w:cs="Times New Roman"/>
          <w:color w:val="000000"/>
          <w:sz w:val="24"/>
          <w:szCs w:val="24"/>
        </w:rPr>
        <w:t>erosols</w:t>
      </w:r>
      <w:r>
        <w:rPr>
          <w:rFonts w:ascii="Times New Roman" w:hAnsi="Times New Roman" w:cs="Times New Roman"/>
          <w:color w:val="000000"/>
          <w:sz w:val="24"/>
          <w:szCs w:val="24"/>
        </w:rPr>
        <w:t xml:space="preserve"> measured as the annual global average aerosol optical depth inferred at 550 nm from 800-2000 AD derived from </w:t>
      </w:r>
      <w:proofErr w:type="spellStart"/>
      <w:r>
        <w:rPr>
          <w:rFonts w:ascii="Times New Roman" w:hAnsi="Times New Roman" w:cs="Times New Roman"/>
          <w:color w:val="000000"/>
          <w:sz w:val="24"/>
          <w:szCs w:val="24"/>
        </w:rPr>
        <w:t>sulphate</w:t>
      </w:r>
      <w:proofErr w:type="spellEnd"/>
      <w:r>
        <w:rPr>
          <w:rFonts w:ascii="Times New Roman" w:hAnsi="Times New Roman" w:cs="Times New Roman"/>
          <w:color w:val="000000"/>
          <w:sz w:val="24"/>
          <w:szCs w:val="24"/>
        </w:rPr>
        <w:t xml:space="preserve"> measured in ice cores from Antarctica and Greenland from National Oceanographic and Atmospheric Association (NOAA; </w:t>
      </w:r>
      <w:r w:rsidRPr="00352FEF">
        <w:rPr>
          <w:rFonts w:ascii="Times New Roman" w:hAnsi="Times New Roman" w:cs="Times New Roman"/>
          <w:color w:val="000000"/>
          <w:sz w:val="24"/>
          <w:szCs w:val="24"/>
        </w:rPr>
        <w:t xml:space="preserve">Crowley and </w:t>
      </w:r>
      <w:proofErr w:type="spellStart"/>
      <w:r w:rsidRPr="00352FEF">
        <w:rPr>
          <w:rFonts w:ascii="Times New Roman" w:hAnsi="Times New Roman" w:cs="Times New Roman"/>
          <w:color w:val="000000"/>
          <w:sz w:val="24"/>
          <w:szCs w:val="24"/>
        </w:rPr>
        <w:t>Unterman</w:t>
      </w:r>
      <w:proofErr w:type="spellEnd"/>
      <w:r w:rsidRPr="00352FEF">
        <w:rPr>
          <w:rFonts w:ascii="Times New Roman" w:hAnsi="Times New Roman" w:cs="Times New Roman"/>
          <w:color w:val="000000"/>
          <w:sz w:val="24"/>
          <w:szCs w:val="24"/>
        </w:rPr>
        <w:t xml:space="preserve"> 201</w:t>
      </w:r>
      <w:r>
        <w:rPr>
          <w:rFonts w:ascii="Times New Roman" w:hAnsi="Times New Roman" w:cs="Times New Roman"/>
          <w:color w:val="000000"/>
          <w:sz w:val="24"/>
          <w:szCs w:val="24"/>
        </w:rPr>
        <w:t>3</w:t>
      </w:r>
      <w:r w:rsidRPr="00352FEF">
        <w:rPr>
          <w:rFonts w:ascii="Times New Roman" w:hAnsi="Times New Roman" w:cs="Times New Roman"/>
          <w:color w:val="000000"/>
          <w:sz w:val="24"/>
          <w:szCs w:val="24"/>
        </w:rPr>
        <w:t xml:space="preserve">), </w:t>
      </w:r>
      <w:r>
        <w:rPr>
          <w:rFonts w:ascii="Times New Roman" w:hAnsi="Times New Roman" w:cs="Times New Roman"/>
          <w:color w:val="000000"/>
          <w:sz w:val="24"/>
          <w:szCs w:val="24"/>
        </w:rPr>
        <w:t>solar irradiance from 9400 BC – 1988 AD acquired from radionuclides extracted from ice cores and tree rings used as a proxy of nuclear reactions with solar activity within the Earth’s atmosphere (</w:t>
      </w:r>
      <w:proofErr w:type="spellStart"/>
      <w:r w:rsidRPr="002314DA">
        <w:rPr>
          <w:rFonts w:ascii="Times New Roman" w:hAnsi="Times New Roman" w:cs="Times New Roman"/>
          <w:sz w:val="24"/>
          <w:szCs w:val="24"/>
        </w:rPr>
        <w:t>Steinhilber</w:t>
      </w:r>
      <w:proofErr w:type="spellEnd"/>
      <w:r>
        <w:rPr>
          <w:rFonts w:ascii="Times New Roman" w:hAnsi="Times New Roman" w:cs="Times New Roman"/>
          <w:sz w:val="24"/>
          <w:szCs w:val="24"/>
        </w:rPr>
        <w:t xml:space="preserve"> </w:t>
      </w:r>
      <w:r w:rsidRPr="002314DA">
        <w:rPr>
          <w:rFonts w:ascii="Times New Roman" w:hAnsi="Times New Roman" w:cs="Times New Roman"/>
          <w:i/>
          <w:sz w:val="24"/>
          <w:szCs w:val="24"/>
        </w:rPr>
        <w:t>et al.</w:t>
      </w:r>
      <w:r>
        <w:rPr>
          <w:rFonts w:ascii="Times New Roman" w:hAnsi="Times New Roman" w:cs="Times New Roman"/>
          <w:sz w:val="24"/>
          <w:szCs w:val="24"/>
        </w:rPr>
        <w:t xml:space="preserve"> 2012</w:t>
      </w:r>
      <w:r>
        <w:rPr>
          <w:rFonts w:ascii="Times New Roman" w:hAnsi="Times New Roman" w:cs="Times New Roman"/>
          <w:color w:val="000000"/>
          <w:sz w:val="24"/>
          <w:szCs w:val="24"/>
        </w:rPr>
        <w:t xml:space="preserve">), and atmospheric carbon dioxide concentrations from 1AD -2012 AD from contemporary atmospheric concentrations from </w:t>
      </w:r>
      <w:proofErr w:type="spellStart"/>
      <w:r>
        <w:rPr>
          <w:rFonts w:ascii="Times New Roman" w:hAnsi="Times New Roman" w:cs="Times New Roman"/>
          <w:color w:val="000000"/>
          <w:sz w:val="24"/>
          <w:szCs w:val="24"/>
        </w:rPr>
        <w:t>Mauno</w:t>
      </w:r>
      <w:proofErr w:type="spellEnd"/>
      <w:r>
        <w:rPr>
          <w:rFonts w:ascii="Times New Roman" w:hAnsi="Times New Roman" w:cs="Times New Roman"/>
          <w:color w:val="000000"/>
          <w:sz w:val="24"/>
          <w:szCs w:val="24"/>
        </w:rPr>
        <w:t xml:space="preserve"> Loa, Hawaii and splined CO</w:t>
      </w:r>
      <w:r w:rsidRPr="00D55D40">
        <w:rPr>
          <w:rFonts w:ascii="Times New Roman" w:hAnsi="Times New Roman" w:cs="Times New Roman"/>
          <w:color w:val="000000"/>
          <w:sz w:val="24"/>
          <w:szCs w:val="24"/>
          <w:vertAlign w:val="subscript"/>
        </w:rPr>
        <w:t>2</w:t>
      </w:r>
      <w:r>
        <w:rPr>
          <w:rFonts w:ascii="Times New Roman" w:hAnsi="Times New Roman" w:cs="Times New Roman"/>
          <w:color w:val="000000"/>
          <w:sz w:val="24"/>
          <w:szCs w:val="24"/>
        </w:rPr>
        <w:t xml:space="preserve"> records derived from Antarctic ice cores (Keeling et al. 2001). We also acquired an index of El Nino Southern Oscillation (ENSO) from 1301-2005 derived from the North American Drought Atlas (Li </w:t>
      </w:r>
      <w:r w:rsidRPr="002F28F0">
        <w:rPr>
          <w:rFonts w:ascii="Times New Roman" w:hAnsi="Times New Roman" w:cs="Times New Roman"/>
          <w:iCs/>
          <w:color w:val="000000"/>
          <w:sz w:val="24"/>
          <w:szCs w:val="24"/>
        </w:rPr>
        <w:t>et al.</w:t>
      </w:r>
      <w:r>
        <w:rPr>
          <w:rFonts w:ascii="Times New Roman" w:hAnsi="Times New Roman" w:cs="Times New Roman"/>
          <w:color w:val="000000"/>
          <w:sz w:val="24"/>
          <w:szCs w:val="24"/>
        </w:rPr>
        <w:t xml:space="preserve"> 2011) and </w:t>
      </w:r>
      <w:r>
        <w:rPr>
          <w:rFonts w:ascii="Times New Roman" w:hAnsi="Times New Roman" w:cs="Times New Roman"/>
          <w:sz w:val="24"/>
          <w:szCs w:val="24"/>
        </w:rPr>
        <w:t>winter (</w:t>
      </w:r>
      <w:r>
        <w:rPr>
          <w:rFonts w:ascii="Times New Roman" w:hAnsi="Times New Roman" w:cs="Times New Roman"/>
          <w:color w:val="000000"/>
          <w:sz w:val="24"/>
          <w:szCs w:val="24"/>
        </w:rPr>
        <w:t>December-March</w:t>
      </w:r>
      <w:r>
        <w:rPr>
          <w:rFonts w:ascii="Times New Roman" w:hAnsi="Times New Roman" w:cs="Times New Roman"/>
          <w:sz w:val="24"/>
          <w:szCs w:val="24"/>
        </w:rPr>
        <w:t xml:space="preserve">) </w:t>
      </w:r>
      <w:r w:rsidRPr="00352FEF">
        <w:rPr>
          <w:rFonts w:ascii="Times New Roman" w:hAnsi="Times New Roman" w:cs="Times New Roman"/>
          <w:sz w:val="24"/>
          <w:szCs w:val="24"/>
        </w:rPr>
        <w:t xml:space="preserve">North Atlantic Oscillation index </w:t>
      </w:r>
      <w:r>
        <w:rPr>
          <w:rFonts w:ascii="Times New Roman" w:hAnsi="Times New Roman" w:cs="Times New Roman"/>
          <w:sz w:val="24"/>
          <w:szCs w:val="24"/>
        </w:rPr>
        <w:t xml:space="preserve">from 1659-2013 </w:t>
      </w:r>
      <w:r w:rsidRPr="00352FEF">
        <w:rPr>
          <w:rFonts w:ascii="Times New Roman" w:hAnsi="Times New Roman" w:cs="Times New Roman"/>
          <w:sz w:val="24"/>
          <w:szCs w:val="24"/>
        </w:rPr>
        <w:t>(</w:t>
      </w:r>
      <w:proofErr w:type="spellStart"/>
      <w:r>
        <w:rPr>
          <w:rFonts w:ascii="Times New Roman" w:hAnsi="Times New Roman" w:cs="Times New Roman"/>
          <w:sz w:val="24"/>
          <w:szCs w:val="24"/>
        </w:rPr>
        <w:t>Luterbacher</w:t>
      </w:r>
      <w:proofErr w:type="spellEnd"/>
      <w:r>
        <w:rPr>
          <w:rFonts w:ascii="Times New Roman" w:hAnsi="Times New Roman" w:cs="Times New Roman"/>
          <w:sz w:val="24"/>
          <w:szCs w:val="24"/>
        </w:rPr>
        <w:t xml:space="preserve"> et al. 2002; </w:t>
      </w:r>
      <w:proofErr w:type="spellStart"/>
      <w:r w:rsidRPr="00352FEF">
        <w:rPr>
          <w:rFonts w:ascii="Times New Roman" w:hAnsi="Times New Roman" w:cs="Times New Roman"/>
          <w:sz w:val="24"/>
          <w:szCs w:val="24"/>
        </w:rPr>
        <w:t>Hurrel</w:t>
      </w:r>
      <w:r>
        <w:rPr>
          <w:rFonts w:ascii="Times New Roman" w:hAnsi="Times New Roman" w:cs="Times New Roman"/>
          <w:sz w:val="24"/>
          <w:szCs w:val="24"/>
        </w:rPr>
        <w:t>l</w:t>
      </w:r>
      <w:proofErr w:type="spellEnd"/>
      <w:r w:rsidRPr="00352FEF">
        <w:rPr>
          <w:rFonts w:ascii="Times New Roman" w:hAnsi="Times New Roman" w:cs="Times New Roman"/>
          <w:sz w:val="24"/>
          <w:szCs w:val="24"/>
        </w:rPr>
        <w:t xml:space="preserve"> et al. 2013</w:t>
      </w:r>
      <w:r w:rsidRPr="00352FEF">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14:paraId="69FC2B3F" w14:textId="77777777" w:rsidR="00EC1ED8" w:rsidRDefault="00EC1ED8" w:rsidP="006F651F">
      <w:pPr>
        <w:pStyle w:val="NoSpacing"/>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b/>
        <w:t xml:space="preserve">We acquired local and regional air temperatures for both locations. For the Lake </w:t>
      </w:r>
      <w:proofErr w:type="spellStart"/>
      <w:r>
        <w:rPr>
          <w:rFonts w:ascii="Times New Roman" w:hAnsi="Times New Roman" w:cs="Times New Roman"/>
          <w:color w:val="000000"/>
          <w:sz w:val="24"/>
          <w:szCs w:val="24"/>
        </w:rPr>
        <w:t>Suwa</w:t>
      </w:r>
      <w:proofErr w:type="spellEnd"/>
      <w:r>
        <w:rPr>
          <w:rFonts w:ascii="Times New Roman" w:hAnsi="Times New Roman" w:cs="Times New Roman"/>
          <w:color w:val="000000"/>
          <w:sz w:val="24"/>
          <w:szCs w:val="24"/>
        </w:rPr>
        <w:t xml:space="preserve"> analysis, we included reconstructed growing season temperatures from </w:t>
      </w:r>
      <w:r w:rsidRPr="00DE3CE2">
        <w:rPr>
          <w:rFonts w:ascii="Times New Roman" w:eastAsia="Times New Roman" w:hAnsi="Times New Roman" w:cs="Times New Roman"/>
          <w:color w:val="000000"/>
          <w:sz w:val="24"/>
          <w:szCs w:val="24"/>
        </w:rPr>
        <w:t>Hokkaido, Japan</w:t>
      </w:r>
      <w:r>
        <w:rPr>
          <w:rFonts w:ascii="Times New Roman" w:hAnsi="Times New Roman" w:cs="Times New Roman"/>
          <w:color w:val="000000"/>
          <w:sz w:val="24"/>
          <w:szCs w:val="24"/>
        </w:rPr>
        <w:t xml:space="preserve"> derived from tree ring analysis from 1557-2007 (</w:t>
      </w:r>
      <w:proofErr w:type="spellStart"/>
      <w:r>
        <w:rPr>
          <w:rFonts w:ascii="Times New Roman" w:hAnsi="Times New Roman" w:cs="Times New Roman"/>
          <w:color w:val="000000"/>
          <w:sz w:val="24"/>
          <w:szCs w:val="24"/>
        </w:rPr>
        <w:t>Davi</w:t>
      </w:r>
      <w:proofErr w:type="spellEnd"/>
      <w:r>
        <w:rPr>
          <w:rFonts w:ascii="Times New Roman" w:hAnsi="Times New Roman" w:cs="Times New Roman"/>
          <w:color w:val="000000"/>
          <w:sz w:val="24"/>
          <w:szCs w:val="24"/>
        </w:rPr>
        <w:t xml:space="preserve"> </w:t>
      </w:r>
      <w:r w:rsidRPr="00673CA1">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2001) and local temperatures from Tokyo weather station from 1879-2013 (JMA 2013). For River Tornio, we acquired reconstructed records of monthly temperature adjusted to </w:t>
      </w:r>
      <w:proofErr w:type="spellStart"/>
      <w:r>
        <w:rPr>
          <w:rFonts w:ascii="Times New Roman" w:hAnsi="Times New Roman" w:cs="Times New Roman"/>
          <w:color w:val="000000"/>
          <w:sz w:val="24"/>
          <w:szCs w:val="24"/>
        </w:rPr>
        <w:t>Haparanda</w:t>
      </w:r>
      <w:proofErr w:type="spellEnd"/>
      <w:r>
        <w:rPr>
          <w:rFonts w:ascii="Times New Roman" w:hAnsi="Times New Roman" w:cs="Times New Roman"/>
          <w:color w:val="000000"/>
          <w:sz w:val="24"/>
          <w:szCs w:val="24"/>
        </w:rPr>
        <w:t xml:space="preserve">, Sweden from 1802-2002 (nearby town to Tornio; </w:t>
      </w:r>
      <w:proofErr w:type="spellStart"/>
      <w:r>
        <w:rPr>
          <w:rFonts w:ascii="Times New Roman" w:eastAsia="Times New Roman" w:hAnsi="Times New Roman" w:cs="Times New Roman"/>
          <w:color w:val="000000"/>
          <w:sz w:val="24"/>
          <w:szCs w:val="24"/>
          <w:shd w:val="clear" w:color="auto" w:fill="FFFFFF"/>
        </w:rPr>
        <w:t>Klingbjer</w:t>
      </w:r>
      <w:proofErr w:type="spellEnd"/>
      <w:r w:rsidRPr="00C845CB">
        <w:rPr>
          <w:rFonts w:ascii="Times New Roman" w:eastAsia="Times New Roman" w:hAnsi="Times New Roman" w:cs="Times New Roman"/>
          <w:color w:val="000000"/>
          <w:sz w:val="24"/>
          <w:szCs w:val="24"/>
          <w:shd w:val="clear" w:color="auto" w:fill="FFFFFF"/>
        </w:rPr>
        <w:t xml:space="preserve"> and </w:t>
      </w:r>
      <w:proofErr w:type="spellStart"/>
      <w:r w:rsidRPr="00C845CB">
        <w:rPr>
          <w:rFonts w:ascii="Times New Roman" w:eastAsia="Times New Roman" w:hAnsi="Times New Roman" w:cs="Times New Roman"/>
          <w:color w:val="000000"/>
          <w:sz w:val="24"/>
          <w:szCs w:val="24"/>
          <w:shd w:val="clear" w:color="auto" w:fill="FFFFFF"/>
        </w:rPr>
        <w:t>Moberg</w:t>
      </w:r>
      <w:proofErr w:type="spellEnd"/>
      <w:r>
        <w:rPr>
          <w:rFonts w:ascii="Times New Roman" w:eastAsia="Times New Roman" w:hAnsi="Times New Roman" w:cs="Times New Roman"/>
          <w:color w:val="000000"/>
          <w:sz w:val="24"/>
          <w:szCs w:val="24"/>
          <w:shd w:val="clear" w:color="auto" w:fill="FFFFFF"/>
        </w:rPr>
        <w:t xml:space="preserve"> 2003</w:t>
      </w:r>
      <w:r>
        <w:rPr>
          <w:rFonts w:ascii="Times New Roman" w:hAnsi="Times New Roman" w:cs="Times New Roman"/>
          <w:color w:val="000000"/>
          <w:sz w:val="24"/>
          <w:szCs w:val="24"/>
        </w:rPr>
        <w:t xml:space="preserve">). These were updated with monthly records from the </w:t>
      </w:r>
      <w:proofErr w:type="spellStart"/>
      <w:r>
        <w:rPr>
          <w:rFonts w:ascii="Times New Roman" w:hAnsi="Times New Roman" w:cs="Times New Roman"/>
          <w:color w:val="000000"/>
          <w:sz w:val="24"/>
          <w:szCs w:val="24"/>
        </w:rPr>
        <w:t>Haparanda</w:t>
      </w:r>
      <w:proofErr w:type="spellEnd"/>
      <w:r>
        <w:rPr>
          <w:rFonts w:ascii="Times New Roman" w:hAnsi="Times New Roman" w:cs="Times New Roman"/>
          <w:color w:val="000000"/>
          <w:sz w:val="24"/>
          <w:szCs w:val="24"/>
        </w:rPr>
        <w:t xml:space="preserve"> weather station for 2003-2013 from the International Surface Temperature Initiative (Thorne </w:t>
      </w:r>
      <w:r w:rsidRPr="00662F77">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2011). Reconstructed monthly and annual temperatures for central Europe were obtained for the time series between 1500 and 2007 (</w:t>
      </w:r>
      <w:proofErr w:type="spellStart"/>
      <w:r w:rsidRPr="00717B2F">
        <w:rPr>
          <w:rFonts w:ascii="Times New Roman" w:hAnsi="Times New Roman" w:cs="Times New Roman"/>
          <w:color w:val="000000"/>
          <w:sz w:val="24"/>
          <w:szCs w:val="24"/>
        </w:rPr>
        <w:t>Dobrovolný</w:t>
      </w:r>
      <w:proofErr w:type="spellEnd"/>
      <w:r>
        <w:rPr>
          <w:rFonts w:ascii="Times New Roman" w:hAnsi="Times New Roman" w:cs="Times New Roman"/>
          <w:color w:val="000000"/>
          <w:sz w:val="24"/>
          <w:szCs w:val="24"/>
        </w:rPr>
        <w:t xml:space="preserve"> </w:t>
      </w:r>
      <w:r w:rsidRPr="00717B2F">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2010). Finally, reconstructed growing season temperatures derived from tree ring analysis from central Sweden were acquired from 1107-2007 (</w:t>
      </w:r>
      <w:proofErr w:type="spellStart"/>
      <w:r w:rsidRPr="00717B2F">
        <w:rPr>
          <w:rFonts w:ascii="Times New Roman" w:eastAsia="Times New Roman" w:hAnsi="Times New Roman" w:cs="Times New Roman"/>
          <w:color w:val="000000"/>
          <w:sz w:val="24"/>
          <w:szCs w:val="24"/>
          <w:shd w:val="clear" w:color="auto" w:fill="FFFFFF"/>
        </w:rPr>
        <w:t>Gunnarson</w:t>
      </w:r>
      <w:proofErr w:type="spellEnd"/>
      <w:r>
        <w:rPr>
          <w:rFonts w:ascii="Times New Roman" w:eastAsia="Times New Roman" w:hAnsi="Times New Roman" w:cs="Times New Roman"/>
          <w:color w:val="000000"/>
          <w:sz w:val="24"/>
          <w:szCs w:val="24"/>
          <w:shd w:val="clear" w:color="auto" w:fill="FFFFFF"/>
        </w:rPr>
        <w:t xml:space="preserve"> </w:t>
      </w:r>
      <w:r w:rsidRPr="00717B2F">
        <w:rPr>
          <w:rFonts w:ascii="Times New Roman" w:eastAsia="Times New Roman" w:hAnsi="Times New Roman" w:cs="Times New Roman"/>
          <w:i/>
          <w:color w:val="000000"/>
          <w:sz w:val="24"/>
          <w:szCs w:val="24"/>
          <w:shd w:val="clear" w:color="auto" w:fill="FFFFFF"/>
        </w:rPr>
        <w:t>et al.</w:t>
      </w:r>
      <w:r>
        <w:rPr>
          <w:rFonts w:ascii="Times New Roman" w:eastAsia="Times New Roman" w:hAnsi="Times New Roman" w:cs="Times New Roman"/>
          <w:color w:val="000000"/>
          <w:sz w:val="24"/>
          <w:szCs w:val="24"/>
          <w:shd w:val="clear" w:color="auto" w:fill="FFFFFF"/>
        </w:rPr>
        <w:t xml:space="preserve"> 2011; Supplementary Table S1</w:t>
      </w:r>
      <w:r>
        <w:rPr>
          <w:rFonts w:ascii="Times New Roman" w:hAnsi="Times New Roman" w:cs="Times New Roman"/>
          <w:color w:val="000000"/>
          <w:sz w:val="24"/>
          <w:szCs w:val="24"/>
        </w:rPr>
        <w:t>).</w:t>
      </w:r>
    </w:p>
    <w:p w14:paraId="0A13F92A" w14:textId="77777777" w:rsidR="00EC1ED8" w:rsidRDefault="00EC1ED8" w:rsidP="006F651F">
      <w:pPr>
        <w:pStyle w:val="NoSpacing"/>
        <w:spacing w:line="480" w:lineRule="auto"/>
        <w:rPr>
          <w:rFonts w:ascii="Times New Roman" w:hAnsi="Times New Roman"/>
          <w:b/>
          <w:bCs/>
          <w:sz w:val="24"/>
          <w:szCs w:val="24"/>
        </w:rPr>
      </w:pPr>
    </w:p>
    <w:p w14:paraId="3B4A7B9A" w14:textId="77777777" w:rsidR="00EC1ED8" w:rsidRDefault="00EC1ED8" w:rsidP="006F651F">
      <w:pPr>
        <w:spacing w:line="480" w:lineRule="auto"/>
        <w:ind w:left="0" w:firstLine="0"/>
        <w:rPr>
          <w:rFonts w:ascii="Times New Roman" w:hAnsi="Times New Roman"/>
          <w:b/>
          <w:bCs/>
          <w:sz w:val="24"/>
          <w:szCs w:val="24"/>
        </w:rPr>
      </w:pPr>
      <w:r>
        <w:rPr>
          <w:rFonts w:ascii="Times New Roman" w:hAnsi="Times New Roman"/>
          <w:b/>
          <w:bCs/>
          <w:sz w:val="24"/>
          <w:szCs w:val="24"/>
        </w:rPr>
        <w:t>Data Analysis</w:t>
      </w:r>
    </w:p>
    <w:p w14:paraId="33749764" w14:textId="77777777" w:rsidR="00EC1ED8" w:rsidRDefault="00EC1ED8" w:rsidP="006F651F">
      <w:pPr>
        <w:spacing w:line="480" w:lineRule="auto"/>
        <w:ind w:left="0" w:firstLine="0"/>
        <w:rPr>
          <w:rFonts w:ascii="Times New Roman" w:hAnsi="Times New Roman"/>
          <w:b/>
          <w:bCs/>
          <w:sz w:val="24"/>
          <w:szCs w:val="24"/>
        </w:rPr>
      </w:pPr>
    </w:p>
    <w:p w14:paraId="1AE0A601" w14:textId="77777777" w:rsidR="00EC1ED8" w:rsidRDefault="00EC1ED8" w:rsidP="006F651F">
      <w:pPr>
        <w:spacing w:line="480" w:lineRule="auto"/>
        <w:ind w:left="0" w:firstLine="0"/>
        <w:rPr>
          <w:rFonts w:ascii="Times New Roman" w:hAnsi="Times New Roman"/>
          <w:i/>
          <w:iCs/>
          <w:sz w:val="24"/>
          <w:szCs w:val="24"/>
        </w:rPr>
      </w:pPr>
      <w:r>
        <w:rPr>
          <w:rFonts w:ascii="Times New Roman" w:hAnsi="Times New Roman"/>
          <w:i/>
          <w:iCs/>
          <w:sz w:val="24"/>
          <w:szCs w:val="24"/>
        </w:rPr>
        <w:t>P</w:t>
      </w:r>
      <w:r w:rsidRPr="00B77EF6">
        <w:rPr>
          <w:rFonts w:ascii="Times New Roman" w:hAnsi="Times New Roman"/>
          <w:i/>
          <w:iCs/>
          <w:sz w:val="24"/>
          <w:szCs w:val="24"/>
        </w:rPr>
        <w:t xml:space="preserve">atterns of ice freeze in Lake </w:t>
      </w:r>
      <w:proofErr w:type="spellStart"/>
      <w:r w:rsidRPr="00B77EF6">
        <w:rPr>
          <w:rFonts w:ascii="Times New Roman" w:hAnsi="Times New Roman"/>
          <w:i/>
          <w:iCs/>
          <w:sz w:val="24"/>
          <w:szCs w:val="24"/>
        </w:rPr>
        <w:t>Suwa</w:t>
      </w:r>
      <w:proofErr w:type="spellEnd"/>
      <w:r w:rsidRPr="00B77EF6">
        <w:rPr>
          <w:rFonts w:ascii="Times New Roman" w:hAnsi="Times New Roman"/>
          <w:i/>
          <w:iCs/>
          <w:sz w:val="24"/>
          <w:szCs w:val="24"/>
        </w:rPr>
        <w:t xml:space="preserve"> </w:t>
      </w:r>
      <w:r>
        <w:rPr>
          <w:rFonts w:ascii="Times New Roman" w:hAnsi="Times New Roman"/>
          <w:i/>
          <w:iCs/>
          <w:sz w:val="24"/>
          <w:szCs w:val="24"/>
        </w:rPr>
        <w:t>and ice breakup in River Tornio</w:t>
      </w:r>
    </w:p>
    <w:p w14:paraId="374D4390" w14:textId="77777777" w:rsidR="00EC1ED8" w:rsidRDefault="00EC1ED8" w:rsidP="006F651F">
      <w:pPr>
        <w:spacing w:line="480" w:lineRule="auto"/>
        <w:ind w:left="0" w:firstLine="0"/>
        <w:rPr>
          <w:rFonts w:ascii="Times New Roman" w:hAnsi="Times New Roman"/>
          <w:i/>
          <w:iCs/>
          <w:sz w:val="24"/>
          <w:szCs w:val="24"/>
        </w:rPr>
      </w:pPr>
    </w:p>
    <w:p w14:paraId="2A25C4EE" w14:textId="77777777" w:rsidR="00EC1ED8" w:rsidRPr="00760535" w:rsidRDefault="00EC1ED8" w:rsidP="006F651F">
      <w:pPr>
        <w:spacing w:line="480" w:lineRule="auto"/>
        <w:ind w:left="0" w:firstLine="0"/>
        <w:rPr>
          <w:rFonts w:ascii="Times New Roman" w:hAnsi="Times New Roman"/>
          <w:i/>
          <w:iCs/>
          <w:sz w:val="24"/>
          <w:szCs w:val="24"/>
        </w:rPr>
      </w:pPr>
      <w:r>
        <w:rPr>
          <w:rFonts w:ascii="Times New Roman" w:hAnsi="Times New Roman"/>
          <w:i/>
          <w:iCs/>
          <w:sz w:val="24"/>
          <w:szCs w:val="24"/>
        </w:rPr>
        <w:tab/>
      </w:r>
      <w:r>
        <w:rPr>
          <w:rFonts w:ascii="Times New Roman" w:hAnsi="Times New Roman" w:cs="Times New Roman"/>
          <w:sz w:val="24"/>
          <w:szCs w:val="24"/>
        </w:rPr>
        <w:t xml:space="preserve">To investigate long-term trends in the timing of ice freeze on Lake </w:t>
      </w:r>
      <w:proofErr w:type="spellStart"/>
      <w:r>
        <w:rPr>
          <w:rFonts w:ascii="Times New Roman" w:hAnsi="Times New Roman" w:cs="Times New Roman"/>
          <w:sz w:val="24"/>
          <w:szCs w:val="24"/>
        </w:rPr>
        <w:t>Suwa</w:t>
      </w:r>
      <w:proofErr w:type="spellEnd"/>
      <w:r>
        <w:rPr>
          <w:rFonts w:ascii="Times New Roman" w:hAnsi="Times New Roman" w:cs="Times New Roman"/>
          <w:sz w:val="24"/>
          <w:szCs w:val="24"/>
        </w:rPr>
        <w:t xml:space="preserve"> and timing of ice breakup on River Tornio, ice freeze and breakup dates were fit using linear, second-order polynomial, and exponential regression models. We selected the </w:t>
      </w:r>
      <w:proofErr w:type="gramStart"/>
      <w:r>
        <w:rPr>
          <w:rFonts w:ascii="Times New Roman" w:hAnsi="Times New Roman" w:cs="Times New Roman"/>
          <w:sz w:val="24"/>
          <w:szCs w:val="24"/>
        </w:rPr>
        <w:t>best fit</w:t>
      </w:r>
      <w:proofErr w:type="gramEnd"/>
      <w:r>
        <w:rPr>
          <w:rFonts w:ascii="Times New Roman" w:hAnsi="Times New Roman" w:cs="Times New Roman"/>
          <w:sz w:val="24"/>
          <w:szCs w:val="24"/>
        </w:rPr>
        <w:t xml:space="preserve"> model by examining model fit and invoking the principle of Occam’s razor (where parsimony is always </w:t>
      </w:r>
      <w:proofErr w:type="spellStart"/>
      <w:r>
        <w:rPr>
          <w:rFonts w:ascii="Times New Roman" w:hAnsi="Times New Roman" w:cs="Times New Roman"/>
          <w:sz w:val="24"/>
          <w:szCs w:val="24"/>
        </w:rPr>
        <w:t>favoured</w:t>
      </w:r>
      <w:proofErr w:type="spellEnd"/>
      <w:r>
        <w:rPr>
          <w:rFonts w:ascii="Times New Roman" w:hAnsi="Times New Roman" w:cs="Times New Roman"/>
          <w:sz w:val="24"/>
          <w:szCs w:val="24"/>
        </w:rPr>
        <w:t xml:space="preserve">). Statistical analysis was conducted using R Software for Statistical computing and the </w:t>
      </w:r>
      <w:r w:rsidRPr="009E5DE1">
        <w:rPr>
          <w:rFonts w:ascii="Times New Roman" w:hAnsi="Times New Roman" w:cs="Times New Roman"/>
          <w:i/>
          <w:sz w:val="24"/>
          <w:szCs w:val="24"/>
        </w:rPr>
        <w:t>lm</w:t>
      </w:r>
      <w:r>
        <w:rPr>
          <w:rFonts w:ascii="Times New Roman" w:hAnsi="Times New Roman" w:cs="Times New Roman"/>
          <w:sz w:val="24"/>
          <w:szCs w:val="24"/>
        </w:rPr>
        <w:t xml:space="preserve">, </w:t>
      </w:r>
      <w:proofErr w:type="spellStart"/>
      <w:r w:rsidRPr="009E5DE1">
        <w:rPr>
          <w:rFonts w:ascii="Times New Roman" w:hAnsi="Times New Roman" w:cs="Times New Roman"/>
          <w:i/>
          <w:sz w:val="24"/>
          <w:szCs w:val="24"/>
        </w:rPr>
        <w:t>nls</w:t>
      </w:r>
      <w:proofErr w:type="spellEnd"/>
      <w:r>
        <w:rPr>
          <w:rFonts w:ascii="Times New Roman" w:hAnsi="Times New Roman" w:cs="Times New Roman"/>
          <w:sz w:val="24"/>
          <w:szCs w:val="24"/>
        </w:rPr>
        <w:t xml:space="preserve">, and </w:t>
      </w:r>
      <w:r w:rsidRPr="009E5DE1">
        <w:rPr>
          <w:rFonts w:ascii="Times New Roman" w:hAnsi="Times New Roman" w:cs="Times New Roman"/>
          <w:i/>
          <w:sz w:val="24"/>
          <w:szCs w:val="24"/>
        </w:rPr>
        <w:t>step</w:t>
      </w:r>
      <w:r>
        <w:rPr>
          <w:rFonts w:ascii="Times New Roman" w:hAnsi="Times New Roman" w:cs="Times New Roman"/>
          <w:sz w:val="24"/>
          <w:szCs w:val="24"/>
        </w:rPr>
        <w:t xml:space="preserve"> functions (R Software 2013). </w:t>
      </w:r>
    </w:p>
    <w:p w14:paraId="06009B3B" w14:textId="77777777" w:rsidR="00EC1ED8" w:rsidRDefault="00EC1ED8" w:rsidP="006F651F">
      <w:pPr>
        <w:spacing w:line="480" w:lineRule="auto"/>
        <w:ind w:left="0" w:firstLine="0"/>
        <w:rPr>
          <w:rFonts w:ascii="Times New Roman" w:hAnsi="Times New Roman"/>
          <w:sz w:val="24"/>
          <w:szCs w:val="24"/>
        </w:rPr>
      </w:pPr>
    </w:p>
    <w:p w14:paraId="604FE5D2" w14:textId="77777777" w:rsidR="00EC1ED8" w:rsidRDefault="00EC1ED8" w:rsidP="006F651F">
      <w:pPr>
        <w:spacing w:line="480" w:lineRule="auto"/>
        <w:ind w:left="0" w:firstLine="0"/>
        <w:rPr>
          <w:rFonts w:ascii="Times New Roman" w:hAnsi="Times New Roman"/>
          <w:i/>
          <w:iCs/>
          <w:sz w:val="24"/>
          <w:szCs w:val="24"/>
        </w:rPr>
      </w:pPr>
      <w:commentRangeStart w:id="61"/>
      <w:r w:rsidRPr="00B77EF6">
        <w:rPr>
          <w:rFonts w:ascii="Times New Roman" w:hAnsi="Times New Roman"/>
          <w:i/>
          <w:iCs/>
          <w:sz w:val="24"/>
          <w:szCs w:val="24"/>
        </w:rPr>
        <w:t>I</w:t>
      </w:r>
      <w:r>
        <w:rPr>
          <w:rFonts w:ascii="Times New Roman" w:hAnsi="Times New Roman"/>
          <w:i/>
          <w:iCs/>
          <w:sz w:val="24"/>
          <w:szCs w:val="24"/>
        </w:rPr>
        <w:t>s there evidence of</w:t>
      </w:r>
      <w:r w:rsidRPr="00B77EF6">
        <w:rPr>
          <w:rFonts w:ascii="Times New Roman" w:hAnsi="Times New Roman"/>
          <w:i/>
          <w:iCs/>
          <w:sz w:val="24"/>
          <w:szCs w:val="24"/>
        </w:rPr>
        <w:t xml:space="preserve"> a </w:t>
      </w:r>
      <w:r>
        <w:rPr>
          <w:rFonts w:ascii="Times New Roman" w:hAnsi="Times New Roman"/>
          <w:i/>
          <w:iCs/>
          <w:sz w:val="24"/>
          <w:szCs w:val="24"/>
        </w:rPr>
        <w:t>breakpoint</w:t>
      </w:r>
      <w:r w:rsidRPr="00B77EF6">
        <w:rPr>
          <w:rFonts w:ascii="Times New Roman" w:hAnsi="Times New Roman"/>
          <w:i/>
          <w:iCs/>
          <w:sz w:val="24"/>
          <w:szCs w:val="24"/>
        </w:rPr>
        <w:t>?</w:t>
      </w:r>
      <w:commentRangeEnd w:id="61"/>
      <w:r>
        <w:rPr>
          <w:rStyle w:val="CommentReference"/>
          <w:rFonts w:cs="Courier"/>
        </w:rPr>
        <w:commentReference w:id="61"/>
      </w:r>
    </w:p>
    <w:p w14:paraId="74309CC0" w14:textId="77777777" w:rsidR="00EC1ED8" w:rsidRDefault="00EC1ED8" w:rsidP="006F651F">
      <w:pPr>
        <w:spacing w:line="480" w:lineRule="auto"/>
        <w:ind w:left="0" w:firstLine="0"/>
        <w:rPr>
          <w:rFonts w:ascii="Times New Roman" w:hAnsi="Times New Roman"/>
          <w:i/>
          <w:iCs/>
          <w:sz w:val="24"/>
          <w:szCs w:val="24"/>
        </w:rPr>
      </w:pPr>
    </w:p>
    <w:p w14:paraId="07FA6E6F" w14:textId="77777777" w:rsidR="00EC1ED8" w:rsidRDefault="00EC1ED8" w:rsidP="006F651F">
      <w:pPr>
        <w:spacing w:line="480" w:lineRule="auto"/>
        <w:ind w:left="0" w:firstLine="0"/>
        <w:rPr>
          <w:rFonts w:ascii="Times New Roman" w:hAnsi="Times New Roman"/>
          <w:sz w:val="24"/>
          <w:szCs w:val="24"/>
        </w:rPr>
      </w:pPr>
      <w:r>
        <w:rPr>
          <w:rFonts w:ascii="Times New Roman" w:hAnsi="Times New Roman"/>
          <w:i/>
          <w:iCs/>
          <w:sz w:val="24"/>
          <w:szCs w:val="24"/>
        </w:rPr>
        <w:tab/>
      </w:r>
      <w:r>
        <w:rPr>
          <w:rFonts w:ascii="Times New Roman" w:hAnsi="Times New Roman" w:cs="Times New Roman"/>
          <w:sz w:val="24"/>
          <w:szCs w:val="24"/>
        </w:rPr>
        <w:t xml:space="preserve">Breakpoint analysis </w:t>
      </w:r>
    </w:p>
    <w:p w14:paraId="2D6B5564" w14:textId="77777777" w:rsidR="00EC1ED8" w:rsidRDefault="00EC1ED8" w:rsidP="006F651F">
      <w:pPr>
        <w:spacing w:line="480" w:lineRule="auto"/>
        <w:ind w:left="0" w:firstLine="0"/>
        <w:rPr>
          <w:rFonts w:ascii="Times New Roman" w:hAnsi="Times New Roman"/>
          <w:sz w:val="24"/>
          <w:szCs w:val="24"/>
        </w:rPr>
      </w:pPr>
    </w:p>
    <w:p w14:paraId="09B7B898" w14:textId="77777777" w:rsidR="00EC1ED8" w:rsidRDefault="00EC1ED8" w:rsidP="006F651F">
      <w:pPr>
        <w:spacing w:line="480" w:lineRule="auto"/>
        <w:ind w:left="0" w:firstLine="0"/>
        <w:rPr>
          <w:rFonts w:ascii="Times New Roman" w:hAnsi="Times New Roman"/>
          <w:i/>
          <w:iCs/>
          <w:sz w:val="24"/>
          <w:szCs w:val="24"/>
        </w:rPr>
      </w:pPr>
      <w:commentRangeStart w:id="62"/>
      <w:r w:rsidRPr="00B77EF6">
        <w:rPr>
          <w:rFonts w:ascii="Times New Roman" w:hAnsi="Times New Roman"/>
          <w:i/>
          <w:iCs/>
          <w:sz w:val="24"/>
          <w:szCs w:val="24"/>
        </w:rPr>
        <w:t xml:space="preserve">Have the </w:t>
      </w:r>
      <w:r>
        <w:rPr>
          <w:rFonts w:ascii="Times New Roman" w:hAnsi="Times New Roman"/>
          <w:i/>
          <w:iCs/>
          <w:sz w:val="24"/>
          <w:szCs w:val="24"/>
        </w:rPr>
        <w:t xml:space="preserve">same oscillatory dynamics </w:t>
      </w:r>
      <w:r w:rsidRPr="00B77EF6">
        <w:rPr>
          <w:rFonts w:ascii="Times New Roman" w:hAnsi="Times New Roman"/>
          <w:i/>
          <w:iCs/>
          <w:sz w:val="24"/>
          <w:szCs w:val="24"/>
        </w:rPr>
        <w:t>persisted throug</w:t>
      </w:r>
      <w:r>
        <w:rPr>
          <w:rFonts w:ascii="Times New Roman" w:hAnsi="Times New Roman"/>
          <w:i/>
          <w:iCs/>
          <w:sz w:val="24"/>
          <w:szCs w:val="24"/>
        </w:rPr>
        <w:t>h</w:t>
      </w:r>
      <w:r w:rsidRPr="00B77EF6">
        <w:rPr>
          <w:rFonts w:ascii="Times New Roman" w:hAnsi="Times New Roman"/>
          <w:i/>
          <w:iCs/>
          <w:sz w:val="24"/>
          <w:szCs w:val="24"/>
        </w:rPr>
        <w:t xml:space="preserve"> the </w:t>
      </w:r>
      <w:r>
        <w:rPr>
          <w:rFonts w:ascii="Times New Roman" w:hAnsi="Times New Roman"/>
          <w:i/>
          <w:iCs/>
          <w:sz w:val="24"/>
          <w:szCs w:val="24"/>
        </w:rPr>
        <w:t>time series</w:t>
      </w:r>
      <w:r w:rsidRPr="00B77EF6">
        <w:rPr>
          <w:rFonts w:ascii="Times New Roman" w:hAnsi="Times New Roman"/>
          <w:i/>
          <w:iCs/>
          <w:sz w:val="24"/>
          <w:szCs w:val="24"/>
        </w:rPr>
        <w:t>?</w:t>
      </w:r>
      <w:commentRangeEnd w:id="62"/>
      <w:r>
        <w:rPr>
          <w:rStyle w:val="CommentReference"/>
          <w:rFonts w:cs="Courier"/>
        </w:rPr>
        <w:commentReference w:id="62"/>
      </w:r>
    </w:p>
    <w:p w14:paraId="68315BD5" w14:textId="77777777" w:rsidR="00EC1ED8" w:rsidRDefault="00EC1ED8" w:rsidP="006F651F">
      <w:pPr>
        <w:spacing w:line="480" w:lineRule="auto"/>
        <w:ind w:left="0" w:firstLine="0"/>
        <w:rPr>
          <w:rFonts w:ascii="Times New Roman" w:hAnsi="Times New Roman"/>
          <w:i/>
          <w:iCs/>
          <w:sz w:val="24"/>
          <w:szCs w:val="24"/>
        </w:rPr>
      </w:pPr>
    </w:p>
    <w:p w14:paraId="489CF88F" w14:textId="77777777" w:rsidR="00EC1ED8" w:rsidRPr="002F33AC" w:rsidRDefault="00EC1ED8" w:rsidP="006F651F">
      <w:pPr>
        <w:spacing w:line="480" w:lineRule="auto"/>
        <w:ind w:left="0" w:firstLine="0"/>
        <w:rPr>
          <w:rFonts w:ascii="Times New Roman" w:hAnsi="Times New Roman"/>
          <w:i/>
          <w:iCs/>
          <w:sz w:val="24"/>
          <w:szCs w:val="24"/>
        </w:rPr>
      </w:pPr>
      <w:r>
        <w:rPr>
          <w:rFonts w:ascii="Times New Roman" w:hAnsi="Times New Roman"/>
          <w:i/>
          <w:iCs/>
          <w:sz w:val="24"/>
          <w:szCs w:val="24"/>
        </w:rPr>
        <w:tab/>
      </w:r>
      <w:r>
        <w:rPr>
          <w:rFonts w:ascii="Times New Roman" w:hAnsi="Times New Roman" w:cs="Times New Roman"/>
          <w:sz w:val="24"/>
          <w:szCs w:val="24"/>
        </w:rPr>
        <w:t>Spectral analysis</w:t>
      </w:r>
    </w:p>
    <w:p w14:paraId="48F85B4B" w14:textId="77777777" w:rsidR="00EC1ED8" w:rsidRDefault="00EC1ED8" w:rsidP="006F651F">
      <w:pPr>
        <w:spacing w:line="480" w:lineRule="auto"/>
        <w:ind w:left="0" w:firstLine="0"/>
        <w:rPr>
          <w:rFonts w:ascii="Times New Roman" w:hAnsi="Times New Roman"/>
          <w:sz w:val="24"/>
          <w:szCs w:val="24"/>
        </w:rPr>
      </w:pPr>
    </w:p>
    <w:p w14:paraId="7AD321D0" w14:textId="77777777" w:rsidR="00EC1ED8" w:rsidRDefault="00EC1ED8" w:rsidP="006F651F">
      <w:pPr>
        <w:spacing w:line="480" w:lineRule="auto"/>
        <w:ind w:left="0" w:firstLine="0"/>
        <w:rPr>
          <w:rFonts w:ascii="Times New Roman" w:hAnsi="Times New Roman"/>
          <w:b/>
          <w:bCs/>
          <w:i/>
          <w:iCs/>
          <w:sz w:val="24"/>
          <w:szCs w:val="24"/>
        </w:rPr>
      </w:pPr>
      <w:commentRangeStart w:id="63"/>
      <w:r>
        <w:rPr>
          <w:rFonts w:ascii="Times New Roman" w:hAnsi="Times New Roman"/>
          <w:i/>
          <w:iCs/>
          <w:sz w:val="24"/>
          <w:szCs w:val="24"/>
        </w:rPr>
        <w:t>How have drivers changed over time</w:t>
      </w:r>
      <w:r w:rsidRPr="00B77EF6">
        <w:rPr>
          <w:rFonts w:ascii="Times New Roman" w:hAnsi="Times New Roman"/>
          <w:i/>
          <w:iCs/>
          <w:sz w:val="24"/>
          <w:szCs w:val="24"/>
        </w:rPr>
        <w:t xml:space="preserve">?  </w:t>
      </w:r>
      <w:commentRangeEnd w:id="63"/>
      <w:r>
        <w:rPr>
          <w:rStyle w:val="CommentReference"/>
          <w:rFonts w:cs="Courier"/>
        </w:rPr>
        <w:commentReference w:id="63"/>
      </w:r>
    </w:p>
    <w:p w14:paraId="10C5130A" w14:textId="77777777" w:rsidR="00EC1ED8" w:rsidRDefault="00EC1ED8" w:rsidP="006F651F">
      <w:pPr>
        <w:spacing w:line="480" w:lineRule="auto"/>
        <w:ind w:left="0" w:firstLine="0"/>
        <w:rPr>
          <w:rFonts w:ascii="Times New Roman" w:hAnsi="Times New Roman"/>
          <w:b/>
          <w:bCs/>
          <w:i/>
          <w:iCs/>
          <w:sz w:val="24"/>
          <w:szCs w:val="24"/>
        </w:rPr>
      </w:pPr>
    </w:p>
    <w:p w14:paraId="73781E74" w14:textId="77777777" w:rsidR="00EC1ED8" w:rsidRPr="0034161F" w:rsidRDefault="00EC1ED8" w:rsidP="006F651F">
      <w:pPr>
        <w:spacing w:line="480" w:lineRule="auto"/>
        <w:ind w:left="0" w:firstLine="0"/>
        <w:rPr>
          <w:rFonts w:ascii="Times New Roman" w:hAnsi="Times New Roman"/>
          <w:b/>
          <w:bCs/>
          <w:i/>
          <w:iCs/>
          <w:sz w:val="24"/>
          <w:szCs w:val="24"/>
        </w:rPr>
      </w:pPr>
      <w:r>
        <w:rPr>
          <w:rFonts w:ascii="Times New Roman" w:hAnsi="Times New Roman" w:cs="Times New Roman"/>
          <w:sz w:val="24"/>
          <w:szCs w:val="24"/>
        </w:rPr>
        <w:tab/>
        <w:t>TOBIT analysis</w:t>
      </w:r>
    </w:p>
    <w:p w14:paraId="25021A7D" w14:textId="69454022" w:rsidR="00A252FD" w:rsidRDefault="00A252FD" w:rsidP="006F651F">
      <w:pPr>
        <w:spacing w:line="480" w:lineRule="auto"/>
        <w:rPr>
          <w:ins w:id="64" w:author="Ryan Batt" w:date="2014-11-25T11:03:00Z"/>
        </w:rPr>
      </w:pPr>
      <w:ins w:id="65" w:author="Ryan Batt" w:date="2014-11-25T11:03:00Z">
        <w:r>
          <w:rPr>
            <w:noProof/>
            <w:lang w:eastAsia="en-US"/>
          </w:rPr>
          <w:lastRenderedPageBreak/>
          <w:drawing>
            <wp:inline distT="0" distB="0" distL="0" distR="0" wp14:anchorId="4BEAD059" wp14:editId="324DAF27">
              <wp:extent cx="3200400" cy="3200400"/>
              <wp:effectExtent l="0" t="0" r="0" b="0"/>
              <wp:docPr id="5" name="Picture 5" descr="Macintosh HD:Users:Battrd:Documents:School&amp;Work:WiscResearch:AncientIce:Figures:suwa.bp.resid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Battrd:Documents:School&amp;Work:WiscResearch:AncientIce:Figures:suwa.bp.residV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ins>
    </w:p>
    <w:p w14:paraId="62352E57" w14:textId="29926F4D" w:rsidR="00557464" w:rsidRDefault="00A252FD" w:rsidP="006F651F">
      <w:pPr>
        <w:spacing w:line="480" w:lineRule="auto"/>
        <w:rPr>
          <w:ins w:id="66" w:author="Ryan Batt" w:date="2014-11-25T11:03:00Z"/>
        </w:rPr>
      </w:pPr>
      <w:ins w:id="67" w:author="Ryan Batt" w:date="2014-11-25T11:02:00Z">
        <w:r>
          <w:t xml:space="preserve">Figure S1. </w:t>
        </w:r>
        <w:proofErr w:type="gramStart"/>
        <w:r>
          <w:t xml:space="preserve">Residual variance from </w:t>
        </w:r>
        <w:proofErr w:type="spellStart"/>
        <w:r>
          <w:t>Tobit</w:t>
        </w:r>
        <w:proofErr w:type="spellEnd"/>
        <w:r>
          <w:t xml:space="preserve"> regression determining breakpoint date</w:t>
        </w:r>
      </w:ins>
      <w:ins w:id="68" w:author="Ryan Batt" w:date="2014-11-25T11:04:00Z">
        <w:r>
          <w:t xml:space="preserve"> for Lake </w:t>
        </w:r>
        <w:proofErr w:type="spellStart"/>
        <w:r>
          <w:t>Suwa</w:t>
        </w:r>
      </w:ins>
      <w:proofErr w:type="spellEnd"/>
      <w:ins w:id="69" w:author="Ryan Batt" w:date="2014-11-25T11:02:00Z">
        <w:r>
          <w:t>.</w:t>
        </w:r>
      </w:ins>
      <w:proofErr w:type="gramEnd"/>
    </w:p>
    <w:p w14:paraId="64E44513" w14:textId="77777777" w:rsidR="00A252FD" w:rsidRDefault="00A252FD" w:rsidP="00A252FD">
      <w:pPr>
        <w:spacing w:line="480" w:lineRule="auto"/>
        <w:ind w:left="0" w:firstLine="0"/>
        <w:rPr>
          <w:ins w:id="70" w:author="Ryan Batt" w:date="2014-11-25T11:03:00Z"/>
        </w:rPr>
      </w:pPr>
    </w:p>
    <w:p w14:paraId="530FED00" w14:textId="45384FA7" w:rsidR="00A252FD" w:rsidRDefault="00A252FD" w:rsidP="006F651F">
      <w:pPr>
        <w:spacing w:line="480" w:lineRule="auto"/>
        <w:rPr>
          <w:ins w:id="71" w:author="Ryan Batt" w:date="2014-11-25T11:03:00Z"/>
        </w:rPr>
      </w:pPr>
      <w:ins w:id="72" w:author="Ryan Batt" w:date="2014-11-25T11:04:00Z">
        <w:r>
          <w:rPr>
            <w:noProof/>
            <w:lang w:eastAsia="en-US"/>
          </w:rPr>
          <w:drawing>
            <wp:inline distT="0" distB="0" distL="0" distR="0" wp14:anchorId="51A5CA38" wp14:editId="50B830E3">
              <wp:extent cx="3200400" cy="3200400"/>
              <wp:effectExtent l="0" t="0" r="0" b="0"/>
              <wp:docPr id="7" name="Picture 7" descr="Macintosh HD:Users:Battrd:Documents:School&amp;Work:WiscResearch:AncientIce:Figures:tornio.bp.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Battrd:Documents:School&amp;Work:WiscResearch:AncientIce:Figures:tornio.bp.R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ins>
    </w:p>
    <w:p w14:paraId="6B3246CB" w14:textId="12BD3FA7" w:rsidR="00A252FD" w:rsidRDefault="00A252FD" w:rsidP="006F651F">
      <w:pPr>
        <w:spacing w:line="480" w:lineRule="auto"/>
      </w:pPr>
      <w:ins w:id="73" w:author="Ryan Batt" w:date="2014-11-25T11:03:00Z">
        <w:r>
          <w:t xml:space="preserve">Figure S2. </w:t>
        </w:r>
        <w:proofErr w:type="gramStart"/>
        <w:r>
          <w:t>R^2 value from linear regression dete</w:t>
        </w:r>
        <w:bookmarkStart w:id="74" w:name="_GoBack"/>
        <w:bookmarkEnd w:id="74"/>
        <w:r>
          <w:t>rmining breakpoint date</w:t>
        </w:r>
      </w:ins>
      <w:ins w:id="75" w:author="Ryan Batt" w:date="2014-11-25T11:04:00Z">
        <w:r>
          <w:t xml:space="preserve"> for River Torne</w:t>
        </w:r>
      </w:ins>
      <w:ins w:id="76" w:author="Ryan Batt" w:date="2014-11-25T11:03:00Z">
        <w:r>
          <w:t>.</w:t>
        </w:r>
      </w:ins>
      <w:proofErr w:type="gramEnd"/>
    </w:p>
    <w:sectPr w:rsidR="00A252FD" w:rsidSect="006F651F">
      <w:footerReference w:type="even" r:id="rId16"/>
      <w:footerReference w:type="default" r:id="rId1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yan Batt" w:date="2014-11-25T10:51:00Z" w:initials="RB">
    <w:p w14:paraId="20BFC4D7" w14:textId="77777777" w:rsidR="00622A4D" w:rsidRDefault="00622A4D">
      <w:pPr>
        <w:pStyle w:val="CommentText"/>
      </w:pPr>
      <w:r>
        <w:rPr>
          <w:rStyle w:val="CommentReference"/>
        </w:rPr>
        <w:annotationRef/>
      </w:r>
      <w:r>
        <w:t>Related to my later comment – could build off of this to explain how these rare data could be of great use to answer an important science question. What’s our question? Set it up, at some point at least.</w:t>
      </w:r>
    </w:p>
  </w:comment>
  <w:comment w:id="3" w:author="Ryan Batt" w:date="2014-11-25T10:45:00Z" w:initials="RB">
    <w:p w14:paraId="77EF1E87" w14:textId="77777777" w:rsidR="00622A4D" w:rsidRDefault="00622A4D">
      <w:pPr>
        <w:pStyle w:val="CommentText"/>
      </w:pPr>
      <w:r>
        <w:rPr>
          <w:rStyle w:val="CommentReference"/>
        </w:rPr>
        <w:annotationRef/>
      </w:r>
      <w:r>
        <w:t>Seems like the weakest example, but it shouldn’t be.</w:t>
      </w:r>
    </w:p>
  </w:comment>
  <w:comment w:id="4" w:author="Ryan Batt" w:date="2014-11-25T10:46:00Z" w:initials="RB">
    <w:p w14:paraId="2B732A9D" w14:textId="77777777" w:rsidR="00622A4D" w:rsidRDefault="00622A4D">
      <w:pPr>
        <w:pStyle w:val="CommentText"/>
      </w:pPr>
      <w:r>
        <w:rPr>
          <w:rStyle w:val="CommentReference"/>
        </w:rPr>
        <w:annotationRef/>
      </w:r>
      <w:proofErr w:type="gramStart"/>
      <w:r>
        <w:t>x</w:t>
      </w:r>
      <w:proofErr w:type="gramEnd"/>
      <w:r>
        <w:t>-fold change? Or some other more dramatic way of stating this. Words like “substantial” or “increases” are vague, boring, and weak. Get ‘</w:t>
      </w:r>
      <w:proofErr w:type="spellStart"/>
      <w:r>
        <w:t>em</w:t>
      </w:r>
      <w:proofErr w:type="spellEnd"/>
      <w:r>
        <w:t xml:space="preserve"> excited!</w:t>
      </w:r>
    </w:p>
  </w:comment>
  <w:comment w:id="12" w:author="Ryan Batt" w:date="2014-11-25T10:49:00Z" w:initials="RB">
    <w:p w14:paraId="7C368F64" w14:textId="77777777" w:rsidR="00622A4D" w:rsidRDefault="00622A4D">
      <w:pPr>
        <w:pStyle w:val="CommentText"/>
      </w:pPr>
      <w:r>
        <w:rPr>
          <w:rStyle w:val="CommentReference"/>
        </w:rPr>
        <w:annotationRef/>
      </w:r>
      <w:r>
        <w:t xml:space="preserve">Our main text </w:t>
      </w:r>
      <w:proofErr w:type="spellStart"/>
      <w:r>
        <w:t>doesn</w:t>
      </w:r>
      <w:proofErr w:type="spellEnd"/>
      <w:r>
        <w:t>’</w:t>
      </w:r>
      <w:ins w:id="13" w:author="Ryan Batt" w:date="2014-11-25T10:55:00Z">
        <w:r>
          <w:rPr>
            <w:rFonts w:ascii="Times New Roman" w:hAnsi="Times New Roman"/>
            <w:vanish/>
            <w:sz w:val="24"/>
            <w:szCs w:val="24"/>
          </w:rPr>
          <w:t>Finland near pan near Laketered or random.r, rather than clustered.ese "data could be of great use to answer an important scienc</w:t>
        </w:r>
      </w:ins>
    </w:p>
  </w:comment>
  <w:comment w:id="15" w:author="Ryan Batt" w:date="2014-11-25T10:51:00Z" w:initials="RB">
    <w:p w14:paraId="5427DEAC" w14:textId="77777777" w:rsidR="00622A4D" w:rsidRDefault="00622A4D">
      <w:pPr>
        <w:pStyle w:val="CommentText"/>
      </w:pPr>
      <w:r>
        <w:rPr>
          <w:rStyle w:val="CommentReference"/>
        </w:rPr>
        <w:annotationRef/>
      </w:r>
      <w:r>
        <w:t>Be careful with how we use this word – didn’t test for this</w:t>
      </w:r>
    </w:p>
  </w:comment>
  <w:comment w:id="16" w:author="Ryan Batt" w:date="2014-11-25T10:52:00Z" w:initials="RB">
    <w:p w14:paraId="18964354" w14:textId="77777777" w:rsidR="00622A4D" w:rsidRDefault="00622A4D">
      <w:pPr>
        <w:pStyle w:val="CommentText"/>
      </w:pPr>
      <w:r>
        <w:rPr>
          <w:rStyle w:val="CommentReference"/>
        </w:rPr>
        <w:annotationRef/>
      </w:r>
      <w:r>
        <w:t xml:space="preserve">I don’t </w:t>
      </w:r>
      <w:proofErr w:type="spellStart"/>
      <w:r>
        <w:t>undertand</w:t>
      </w:r>
      <w:proofErr w:type="spellEnd"/>
      <w:r>
        <w:t xml:space="preserve"> what this means – curved line fit? Second order with time as predictor/s? I’m just using linear regression (or </w:t>
      </w:r>
      <w:proofErr w:type="spellStart"/>
      <w:r>
        <w:t>Tobit</w:t>
      </w:r>
      <w:proofErr w:type="spellEnd"/>
      <w:r>
        <w:t>)</w:t>
      </w:r>
    </w:p>
  </w:comment>
  <w:comment w:id="17" w:author="Ryan Batt" w:date="2014-11-25T10:52:00Z" w:initials="RB">
    <w:p w14:paraId="57A1B4FF" w14:textId="77777777" w:rsidR="00622A4D" w:rsidRDefault="00622A4D">
      <w:pPr>
        <w:pStyle w:val="CommentText"/>
      </w:pPr>
      <w:r>
        <w:rPr>
          <w:rStyle w:val="CommentReference"/>
        </w:rPr>
        <w:annotationRef/>
      </w:r>
      <w:r>
        <w:t>These panels have changed</w:t>
      </w:r>
    </w:p>
  </w:comment>
  <w:comment w:id="18" w:author="Ryan Batt" w:date="2014-11-25T10:53:00Z" w:initials="RB">
    <w:p w14:paraId="71A97F6A" w14:textId="77777777" w:rsidR="00622A4D" w:rsidRDefault="00622A4D">
      <w:pPr>
        <w:pStyle w:val="CommentText"/>
      </w:pPr>
      <w:r>
        <w:rPr>
          <w:rStyle w:val="CommentReference"/>
        </w:rPr>
        <w:annotationRef/>
      </w:r>
      <w:r>
        <w:t>In the first section we need to do a better job of selling how cool these “extremes” are. Climate extremes is a valid angle to take.</w:t>
      </w:r>
    </w:p>
  </w:comment>
  <w:comment w:id="19" w:author="Ryan Batt" w:date="2014-11-25T10:53:00Z" w:initials="RB">
    <w:p w14:paraId="0E89EB1D" w14:textId="77777777" w:rsidR="00622A4D" w:rsidRDefault="00622A4D">
      <w:pPr>
        <w:pStyle w:val="CommentText"/>
      </w:pPr>
      <w:r>
        <w:rPr>
          <w:rStyle w:val="CommentReference"/>
        </w:rPr>
        <w:annotationRef/>
      </w:r>
      <w:r>
        <w:t>I don't like this wording – makes it sounds regular, rather than clustered or random.</w:t>
      </w:r>
    </w:p>
  </w:comment>
  <w:comment w:id="22" w:author="Sapna Sharma" w:date="2014-11-07T11:41:00Z" w:initials="SS">
    <w:p w14:paraId="5C0D76B3" w14:textId="77777777" w:rsidR="00622A4D" w:rsidRDefault="00622A4D">
      <w:pPr>
        <w:pStyle w:val="CommentText"/>
      </w:pPr>
      <w:r>
        <w:rPr>
          <w:rStyle w:val="CommentReference"/>
        </w:rPr>
        <w:annotationRef/>
      </w:r>
      <w:r>
        <w:t xml:space="preserve">1852 from Ryan’s </w:t>
      </w:r>
      <w:proofErr w:type="spellStart"/>
      <w:r>
        <w:t>Tobit</w:t>
      </w:r>
      <w:proofErr w:type="spellEnd"/>
      <w:r>
        <w:t xml:space="preserve"> Model. Ryan, could you please verify this?</w:t>
      </w:r>
    </w:p>
  </w:comment>
  <w:comment w:id="20" w:author="Ryan Batt" w:date="2014-11-12T17:18:00Z" w:initials="RB">
    <w:p w14:paraId="0B8F8F97" w14:textId="77777777" w:rsidR="00622A4D" w:rsidRDefault="00622A4D">
      <w:pPr>
        <w:pStyle w:val="CommentText"/>
      </w:pPr>
      <w:r>
        <w:rPr>
          <w:rStyle w:val="CommentReference"/>
        </w:rPr>
        <w:annotationRef/>
      </w:r>
      <w:r>
        <w:t xml:space="preserve">The </w:t>
      </w:r>
      <w:proofErr w:type="spellStart"/>
      <w:r>
        <w:t>tobit</w:t>
      </w:r>
      <w:proofErr w:type="spellEnd"/>
      <w:r>
        <w:t xml:space="preserve"> is telling me 1842; I remember we debated what method to use for quite a while.</w:t>
      </w:r>
    </w:p>
  </w:comment>
  <w:comment w:id="24" w:author="Sapna Sharma" w:date="2014-11-07T11:42:00Z" w:initials="SS">
    <w:p w14:paraId="1D84502D" w14:textId="77777777" w:rsidR="00622A4D" w:rsidRDefault="00622A4D">
      <w:pPr>
        <w:pStyle w:val="CommentText"/>
      </w:pPr>
      <w:r>
        <w:rPr>
          <w:rStyle w:val="CommentReference"/>
        </w:rPr>
        <w:annotationRef/>
      </w:r>
      <w:r>
        <w:t xml:space="preserve">1885 for </w:t>
      </w:r>
      <w:proofErr w:type="gramStart"/>
      <w:r>
        <w:t>Torne .</w:t>
      </w:r>
      <w:proofErr w:type="gramEnd"/>
      <w:r>
        <w:t xml:space="preserve">  Ryan, could you please verify this?</w:t>
      </w:r>
    </w:p>
  </w:comment>
  <w:comment w:id="25" w:author="Ryan Batt" w:date="2014-11-12T17:30:00Z" w:initials="RB">
    <w:p w14:paraId="78048A4A" w14:textId="77777777" w:rsidR="00622A4D" w:rsidRDefault="00622A4D">
      <w:pPr>
        <w:pStyle w:val="CommentText"/>
      </w:pPr>
      <w:r>
        <w:rPr>
          <w:rStyle w:val="CommentReference"/>
        </w:rPr>
        <w:annotationRef/>
      </w:r>
      <w:r>
        <w:t>I have 1807. Using a regression method that makes the breakpoint look discontinuous gives a date around 1886, but this statistic doesn’t match up with how we would think the mechanisms of warming should operate on the lake ice. I can explain in more detail on Skype tomorrow.</w:t>
      </w:r>
    </w:p>
  </w:comment>
  <w:comment w:id="39" w:author="Ryan Batt" w:date="2014-11-25T10:55:00Z" w:initials="RB">
    <w:p w14:paraId="613A1EB5" w14:textId="77777777" w:rsidR="00AC2E46" w:rsidRDefault="00AC2E46">
      <w:pPr>
        <w:pStyle w:val="CommentText"/>
      </w:pPr>
      <w:r>
        <w:rPr>
          <w:rStyle w:val="CommentReference"/>
        </w:rPr>
        <w:annotationRef/>
      </w:r>
      <w:r>
        <w:t>How do we justify this? Maybe no longer a result</w:t>
      </w:r>
    </w:p>
  </w:comment>
  <w:comment w:id="53" w:author="fscits" w:date="2014-11-07T11:57:00Z" w:initials="f">
    <w:p w14:paraId="0DB90044" w14:textId="77777777" w:rsidR="00622A4D" w:rsidRDefault="00622A4D" w:rsidP="00FB752D">
      <w:pPr>
        <w:pStyle w:val="CommentText"/>
      </w:pPr>
      <w:r>
        <w:rPr>
          <w:rStyle w:val="CommentReference"/>
        </w:rPr>
        <w:annotationRef/>
      </w:r>
      <w:r>
        <w:t>Do you think that we should include these fits?  Also, I prefer Ryan’s graphs where the year the lake doesn’t freeze is characterized by a little star or dot.  Perhaps we should use those as A and B instead?</w:t>
      </w:r>
    </w:p>
  </w:comment>
  <w:comment w:id="49" w:author="Ryan Batt" w:date="2014-11-25T08:11:00Z" w:initials="RB">
    <w:p w14:paraId="0D4BE382" w14:textId="77777777" w:rsidR="00622A4D" w:rsidRDefault="00622A4D">
      <w:pPr>
        <w:pStyle w:val="CommentText"/>
      </w:pPr>
      <w:r>
        <w:rPr>
          <w:rStyle w:val="CommentReference"/>
        </w:rPr>
        <w:annotationRef/>
      </w:r>
      <w:r>
        <w:t>What model for probability? Shouldn’t it be fit with logistic regression?</w:t>
      </w:r>
    </w:p>
  </w:comment>
  <w:comment w:id="54" w:author="Sapna Sharma" w:date="2014-11-07T12:09:00Z" w:initials="SS">
    <w:p w14:paraId="3363AB8C" w14:textId="77777777" w:rsidR="00622A4D" w:rsidRDefault="00622A4D">
      <w:pPr>
        <w:pStyle w:val="CommentText"/>
      </w:pPr>
      <w:r>
        <w:rPr>
          <w:rStyle w:val="CommentReference"/>
        </w:rPr>
        <w:annotationRef/>
      </w:r>
      <w:r>
        <w:t xml:space="preserve">Should we change the order of which we present these figures?  I’m also not sure if we need the mean diff.  It might just confuse things – why don’t we just stick with </w:t>
      </w:r>
      <w:proofErr w:type="spellStart"/>
      <w:r>
        <w:t>sd</w:t>
      </w:r>
      <w:proofErr w:type="spellEnd"/>
      <w:r>
        <w:t>?</w:t>
      </w:r>
    </w:p>
  </w:comment>
  <w:comment w:id="55" w:author="Sapna Sharma" w:date="2014-11-07T12:12:00Z" w:initials="SS">
    <w:p w14:paraId="11B8F1FA" w14:textId="77777777" w:rsidR="00622A4D" w:rsidRDefault="00622A4D">
      <w:pPr>
        <w:pStyle w:val="CommentText"/>
      </w:pPr>
      <w:r>
        <w:rPr>
          <w:rStyle w:val="CommentReference"/>
        </w:rPr>
        <w:annotationRef/>
      </w:r>
      <w:r>
        <w:t>John, do you know of any citations off hand?</w:t>
      </w:r>
    </w:p>
  </w:comment>
  <w:comment w:id="56" w:author="Sapna Sharma" w:date="2014-11-07T14:41:00Z" w:initials="SS">
    <w:p w14:paraId="7F27CEAC" w14:textId="77777777" w:rsidR="00622A4D" w:rsidRDefault="00622A4D">
      <w:pPr>
        <w:pStyle w:val="CommentText"/>
      </w:pPr>
      <w:r>
        <w:rPr>
          <w:rStyle w:val="CommentReference"/>
        </w:rPr>
        <w:annotationRef/>
      </w:r>
      <w:r>
        <w:t>I’m sorry, but I don’t understand the results here.  Ryan, do you mind writing it up or perhaps I can write it after we discuss the models?  Are there any statistics that we need to report?</w:t>
      </w:r>
    </w:p>
  </w:comment>
  <w:comment w:id="57" w:author="Sapna Sharma" w:date="2014-11-07T18:48:00Z" w:initials="SS">
    <w:p w14:paraId="353087EF" w14:textId="77777777" w:rsidR="00622A4D" w:rsidRPr="00394C35" w:rsidRDefault="00622A4D" w:rsidP="003B43EA">
      <w:pPr>
        <w:shd w:val="clear" w:color="auto" w:fill="FFFFFF"/>
        <w:rPr>
          <w:rFonts w:ascii="Arial" w:eastAsia="Times New Roman" w:hAnsi="Arial"/>
          <w:color w:val="000000"/>
          <w:sz w:val="19"/>
          <w:szCs w:val="19"/>
          <w:lang w:val="en-CA" w:eastAsia="en-US"/>
        </w:rPr>
      </w:pPr>
      <w:r>
        <w:rPr>
          <w:rStyle w:val="CommentReference"/>
        </w:rPr>
        <w:annotationRef/>
      </w:r>
      <w:r w:rsidRPr="00394C35">
        <w:rPr>
          <w:rFonts w:ascii="Arial" w:eastAsia="Times New Roman" w:hAnsi="Arial"/>
          <w:color w:val="000000"/>
          <w:sz w:val="19"/>
          <w:szCs w:val="19"/>
          <w:lang w:val="en-CA" w:eastAsia="en-US"/>
        </w:rPr>
        <w:t xml:space="preserve">1. For Tornio, can you include the spring air temps for Tornio as the air temp driver instead of </w:t>
      </w:r>
      <w:proofErr w:type="spellStart"/>
      <w:r w:rsidRPr="00394C35">
        <w:rPr>
          <w:rFonts w:ascii="Arial" w:eastAsia="Times New Roman" w:hAnsi="Arial"/>
          <w:color w:val="000000"/>
          <w:sz w:val="19"/>
          <w:szCs w:val="19"/>
          <w:lang w:val="en-CA" w:eastAsia="en-US"/>
        </w:rPr>
        <w:t>stockholm</w:t>
      </w:r>
      <w:proofErr w:type="spellEnd"/>
      <w:r w:rsidRPr="00394C35">
        <w:rPr>
          <w:rFonts w:ascii="Arial" w:eastAsia="Times New Roman" w:hAnsi="Arial"/>
          <w:color w:val="000000"/>
          <w:sz w:val="19"/>
          <w:szCs w:val="19"/>
          <w:lang w:val="en-CA" w:eastAsia="en-US"/>
        </w:rPr>
        <w:t xml:space="preserve"> air temps.  We have discovered that Stockholm air temps were a terrible fit.  The variable to use is:</w:t>
      </w:r>
    </w:p>
    <w:tbl>
      <w:tblPr>
        <w:tblW w:w="1280" w:type="dxa"/>
        <w:tblCellSpacing w:w="0" w:type="dxa"/>
        <w:tblCellMar>
          <w:left w:w="0" w:type="dxa"/>
          <w:right w:w="0" w:type="dxa"/>
        </w:tblCellMar>
        <w:tblLook w:val="04A0" w:firstRow="1" w:lastRow="0" w:firstColumn="1" w:lastColumn="0" w:noHBand="0" w:noVBand="1"/>
      </w:tblPr>
      <w:tblGrid>
        <w:gridCol w:w="1280"/>
      </w:tblGrid>
      <w:tr w:rsidR="00622A4D" w:rsidRPr="00394C35" w14:paraId="01D2AF18" w14:textId="77777777" w:rsidTr="00394C35">
        <w:trPr>
          <w:trHeight w:val="300"/>
          <w:tblCellSpacing w:w="0" w:type="dxa"/>
        </w:trPr>
        <w:tc>
          <w:tcPr>
            <w:tcW w:w="960" w:type="dxa"/>
            <w:vAlign w:val="center"/>
            <w:hideMark/>
          </w:tcPr>
          <w:p w14:paraId="21DBA196" w14:textId="77777777" w:rsidR="00622A4D" w:rsidRPr="00394C35" w:rsidRDefault="00622A4D" w:rsidP="00394C35">
            <w:pPr>
              <w:ind w:left="0" w:firstLine="0"/>
              <w:rPr>
                <w:rFonts w:ascii="Arial" w:eastAsia="Times New Roman" w:hAnsi="Arial"/>
                <w:sz w:val="20"/>
                <w:szCs w:val="20"/>
                <w:lang w:val="en-CA" w:eastAsia="en-US"/>
              </w:rPr>
            </w:pPr>
            <w:proofErr w:type="spellStart"/>
            <w:proofErr w:type="gramStart"/>
            <w:r w:rsidRPr="00394C35">
              <w:rPr>
                <w:rFonts w:ascii="Arial" w:eastAsia="Times New Roman" w:hAnsi="Arial"/>
                <w:sz w:val="20"/>
                <w:szCs w:val="20"/>
                <w:lang w:val="en-CA" w:eastAsia="en-US"/>
              </w:rPr>
              <w:t>air.t.mam</w:t>
            </w:r>
            <w:proofErr w:type="spellEnd"/>
            <w:proofErr w:type="gramEnd"/>
          </w:p>
        </w:tc>
      </w:tr>
    </w:tbl>
    <w:p w14:paraId="0A93D6A8" w14:textId="77777777" w:rsidR="00622A4D" w:rsidRPr="00394C35" w:rsidRDefault="00622A4D" w:rsidP="003B43EA">
      <w:pPr>
        <w:shd w:val="clear" w:color="auto" w:fill="FFFFFF"/>
        <w:ind w:left="0" w:firstLine="0"/>
        <w:rPr>
          <w:rFonts w:ascii="Arial" w:eastAsia="Times New Roman" w:hAnsi="Arial"/>
          <w:color w:val="000000"/>
          <w:sz w:val="19"/>
          <w:szCs w:val="19"/>
          <w:lang w:val="en-CA" w:eastAsia="en-US"/>
        </w:rPr>
      </w:pPr>
    </w:p>
    <w:p w14:paraId="649EA194" w14:textId="77777777" w:rsidR="00622A4D" w:rsidRPr="00394C35" w:rsidRDefault="00622A4D" w:rsidP="003B43EA">
      <w:pPr>
        <w:ind w:left="0" w:firstLine="0"/>
        <w:rPr>
          <w:rFonts w:ascii="Times" w:eastAsia="Times New Roman" w:hAnsi="Times" w:cs="Times New Roman"/>
          <w:sz w:val="20"/>
          <w:szCs w:val="20"/>
          <w:lang w:val="en-CA" w:eastAsia="en-US"/>
        </w:rPr>
      </w:pPr>
      <w:r w:rsidRPr="00394C35">
        <w:rPr>
          <w:rFonts w:ascii="Arial" w:eastAsia="Times New Roman" w:hAnsi="Arial"/>
          <w:color w:val="000000"/>
          <w:sz w:val="19"/>
          <w:szCs w:val="19"/>
          <w:shd w:val="clear" w:color="auto" w:fill="FFFFFF"/>
          <w:lang w:val="en-CA" w:eastAsia="en-US"/>
        </w:rPr>
        <w:t xml:space="preserve">2.  Anticipating one of John's future comments, do you mind scaling the Tornio graph on the same scale as </w:t>
      </w:r>
      <w:proofErr w:type="spellStart"/>
      <w:r w:rsidRPr="00394C35">
        <w:rPr>
          <w:rFonts w:ascii="Arial" w:eastAsia="Times New Roman" w:hAnsi="Arial"/>
          <w:color w:val="000000"/>
          <w:sz w:val="19"/>
          <w:szCs w:val="19"/>
          <w:shd w:val="clear" w:color="auto" w:fill="FFFFFF"/>
          <w:lang w:val="en-CA" w:eastAsia="en-US"/>
        </w:rPr>
        <w:t>Suwa</w:t>
      </w:r>
      <w:proofErr w:type="spellEnd"/>
      <w:r w:rsidRPr="00394C35">
        <w:rPr>
          <w:rFonts w:ascii="Arial" w:eastAsia="Times New Roman" w:hAnsi="Arial"/>
          <w:color w:val="000000"/>
          <w:sz w:val="19"/>
          <w:szCs w:val="19"/>
          <w:shd w:val="clear" w:color="auto" w:fill="FFFFFF"/>
          <w:lang w:val="en-CA" w:eastAsia="en-US"/>
        </w:rPr>
        <w:t>?  I think that somehow either in the text or figure we'll have to clarify why the patterns are opposite to one another in the two graphs (freeze date vs. breakup date), so that readers don't think that CO2 just became less important in Tornio. </w:t>
      </w:r>
    </w:p>
    <w:p w14:paraId="34A9A497" w14:textId="77777777" w:rsidR="00622A4D" w:rsidRDefault="00622A4D" w:rsidP="003B43EA">
      <w:pPr>
        <w:pStyle w:val="CommentText"/>
      </w:pPr>
    </w:p>
  </w:comment>
  <w:comment w:id="60" w:author="Sapna Sharma" w:date="2014-11-07T18:50:00Z" w:initials="SS">
    <w:p w14:paraId="6B1C0CBE" w14:textId="77777777" w:rsidR="00622A4D" w:rsidRDefault="00622A4D">
      <w:pPr>
        <w:pStyle w:val="CommentText"/>
      </w:pPr>
      <w:r>
        <w:rPr>
          <w:rStyle w:val="CommentReference"/>
        </w:rPr>
        <w:annotationRef/>
      </w:r>
      <w:r>
        <w:t>Need to find literature that highlights how things have been changing and that this is evident in the long-term data (e.g., CO2, air temps, ENSO and NAO).</w:t>
      </w:r>
    </w:p>
  </w:comment>
  <w:comment w:id="61" w:author="Sapna Sharma" w:date="2014-11-07T18:24:00Z" w:initials="SS">
    <w:p w14:paraId="2E21D7B3" w14:textId="77777777" w:rsidR="00622A4D" w:rsidRDefault="00622A4D">
      <w:pPr>
        <w:pStyle w:val="CommentText"/>
      </w:pPr>
      <w:r>
        <w:rPr>
          <w:rStyle w:val="CommentReference"/>
        </w:rPr>
        <w:annotationRef/>
      </w:r>
      <w:r>
        <w:t>Change this to reflect the methods used by Ryan</w:t>
      </w:r>
    </w:p>
  </w:comment>
  <w:comment w:id="62" w:author="Sapna Sharma" w:date="2014-11-07T18:25:00Z" w:initials="SS">
    <w:p w14:paraId="635CBF79" w14:textId="77777777" w:rsidR="00622A4D" w:rsidRDefault="00622A4D">
      <w:pPr>
        <w:pStyle w:val="CommentText"/>
      </w:pPr>
      <w:r>
        <w:rPr>
          <w:rStyle w:val="CommentReference"/>
        </w:rPr>
        <w:annotationRef/>
      </w:r>
      <w:r>
        <w:t>Section by Luke to reflect his analysis and include variance metrics</w:t>
      </w:r>
    </w:p>
  </w:comment>
  <w:comment w:id="63" w:author="Sapna Sharma" w:date="2014-11-07T18:26:00Z" w:initials="SS">
    <w:p w14:paraId="782A6FCD" w14:textId="77777777" w:rsidR="00622A4D" w:rsidRDefault="00622A4D">
      <w:pPr>
        <w:pStyle w:val="CommentText"/>
      </w:pPr>
      <w:r>
        <w:rPr>
          <w:rStyle w:val="CommentReference"/>
        </w:rPr>
        <w:annotationRef/>
      </w:r>
      <w:r>
        <w:t xml:space="preserve">Ryan – </w:t>
      </w:r>
      <w:proofErr w:type="spellStart"/>
      <w:r>
        <w:t>Tobit</w:t>
      </w:r>
      <w:proofErr w:type="spellEnd"/>
      <w:r>
        <w:t xml:space="preserve"> Analysis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FF44BF" w14:textId="77777777" w:rsidR="00622A4D" w:rsidRDefault="00622A4D" w:rsidP="006F651F">
      <w:r>
        <w:separator/>
      </w:r>
    </w:p>
  </w:endnote>
  <w:endnote w:type="continuationSeparator" w:id="0">
    <w:p w14:paraId="5B99DAC3" w14:textId="77777777" w:rsidR="00622A4D" w:rsidRDefault="00622A4D" w:rsidP="006F6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imSun">
    <w:altName w:val="宋体"/>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465170" w14:textId="77777777" w:rsidR="00622A4D" w:rsidRDefault="00622A4D" w:rsidP="006F651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AF1825" w14:textId="77777777" w:rsidR="00622A4D" w:rsidRDefault="00622A4D" w:rsidP="006F651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18FA4D" w14:textId="77777777" w:rsidR="00622A4D" w:rsidRDefault="00622A4D" w:rsidP="006F651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252FD">
      <w:rPr>
        <w:rStyle w:val="PageNumber"/>
        <w:noProof/>
      </w:rPr>
      <w:t>15</w:t>
    </w:r>
    <w:r>
      <w:rPr>
        <w:rStyle w:val="PageNumber"/>
      </w:rPr>
      <w:fldChar w:fldCharType="end"/>
    </w:r>
  </w:p>
  <w:p w14:paraId="4047088E" w14:textId="77777777" w:rsidR="00622A4D" w:rsidRDefault="00622A4D" w:rsidP="006F651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B97C4C" w14:textId="77777777" w:rsidR="00622A4D" w:rsidRDefault="00622A4D" w:rsidP="006F651F">
      <w:r>
        <w:separator/>
      </w:r>
    </w:p>
  </w:footnote>
  <w:footnote w:type="continuationSeparator" w:id="0">
    <w:p w14:paraId="757529E5" w14:textId="77777777" w:rsidR="00622A4D" w:rsidRDefault="00622A4D" w:rsidP="006F651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DEA0E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2"/>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D63"/>
    <w:rsid w:val="00012B73"/>
    <w:rsid w:val="00053023"/>
    <w:rsid w:val="000C5A90"/>
    <w:rsid w:val="000D39D8"/>
    <w:rsid w:val="000E504E"/>
    <w:rsid w:val="00172FB2"/>
    <w:rsid w:val="001956C5"/>
    <w:rsid w:val="001A3EF6"/>
    <w:rsid w:val="001B616E"/>
    <w:rsid w:val="001C3B79"/>
    <w:rsid w:val="001E42AA"/>
    <w:rsid w:val="00205911"/>
    <w:rsid w:val="002240A5"/>
    <w:rsid w:val="0024419F"/>
    <w:rsid w:val="00252035"/>
    <w:rsid w:val="0026678D"/>
    <w:rsid w:val="00292078"/>
    <w:rsid w:val="002B0E5C"/>
    <w:rsid w:val="002C3C11"/>
    <w:rsid w:val="002E0A00"/>
    <w:rsid w:val="002F2D24"/>
    <w:rsid w:val="00386F7E"/>
    <w:rsid w:val="00394C35"/>
    <w:rsid w:val="003A726B"/>
    <w:rsid w:val="003B43EA"/>
    <w:rsid w:val="003C51BB"/>
    <w:rsid w:val="00401D00"/>
    <w:rsid w:val="00442743"/>
    <w:rsid w:val="00483FDB"/>
    <w:rsid w:val="004C3203"/>
    <w:rsid w:val="004E30F7"/>
    <w:rsid w:val="0052122A"/>
    <w:rsid w:val="005313D8"/>
    <w:rsid w:val="0053723E"/>
    <w:rsid w:val="0055244E"/>
    <w:rsid w:val="00557464"/>
    <w:rsid w:val="00581AAC"/>
    <w:rsid w:val="005A6199"/>
    <w:rsid w:val="006112A8"/>
    <w:rsid w:val="00613A8E"/>
    <w:rsid w:val="00622A4D"/>
    <w:rsid w:val="006370F2"/>
    <w:rsid w:val="006869FA"/>
    <w:rsid w:val="006A6785"/>
    <w:rsid w:val="006C13A6"/>
    <w:rsid w:val="006C34BA"/>
    <w:rsid w:val="006C57B1"/>
    <w:rsid w:val="006D0593"/>
    <w:rsid w:val="006F651F"/>
    <w:rsid w:val="007016C0"/>
    <w:rsid w:val="00745417"/>
    <w:rsid w:val="00751BEB"/>
    <w:rsid w:val="00762B76"/>
    <w:rsid w:val="007972B9"/>
    <w:rsid w:val="007E7577"/>
    <w:rsid w:val="007F4FAF"/>
    <w:rsid w:val="007F7AC1"/>
    <w:rsid w:val="0081033A"/>
    <w:rsid w:val="0082382A"/>
    <w:rsid w:val="00891C17"/>
    <w:rsid w:val="008A28A3"/>
    <w:rsid w:val="008A6790"/>
    <w:rsid w:val="008C0109"/>
    <w:rsid w:val="008F4CE2"/>
    <w:rsid w:val="009000A5"/>
    <w:rsid w:val="00906AB0"/>
    <w:rsid w:val="00992DE7"/>
    <w:rsid w:val="009B17AB"/>
    <w:rsid w:val="009B1C34"/>
    <w:rsid w:val="009C2D56"/>
    <w:rsid w:val="009E1A6D"/>
    <w:rsid w:val="00A01736"/>
    <w:rsid w:val="00A252FD"/>
    <w:rsid w:val="00A401CA"/>
    <w:rsid w:val="00A474F0"/>
    <w:rsid w:val="00A55485"/>
    <w:rsid w:val="00A67D63"/>
    <w:rsid w:val="00A735D1"/>
    <w:rsid w:val="00A77688"/>
    <w:rsid w:val="00A84CF1"/>
    <w:rsid w:val="00AC2E46"/>
    <w:rsid w:val="00AE0316"/>
    <w:rsid w:val="00B04E58"/>
    <w:rsid w:val="00B2329F"/>
    <w:rsid w:val="00B25BC3"/>
    <w:rsid w:val="00B95846"/>
    <w:rsid w:val="00BA4A07"/>
    <w:rsid w:val="00BB17C0"/>
    <w:rsid w:val="00BE4CED"/>
    <w:rsid w:val="00C21287"/>
    <w:rsid w:val="00C65190"/>
    <w:rsid w:val="00C92A25"/>
    <w:rsid w:val="00CA3E50"/>
    <w:rsid w:val="00CB5E13"/>
    <w:rsid w:val="00CD27BD"/>
    <w:rsid w:val="00CD5016"/>
    <w:rsid w:val="00D026A1"/>
    <w:rsid w:val="00D05839"/>
    <w:rsid w:val="00D07C39"/>
    <w:rsid w:val="00D2534B"/>
    <w:rsid w:val="00D271B6"/>
    <w:rsid w:val="00D27A23"/>
    <w:rsid w:val="00D312CA"/>
    <w:rsid w:val="00D8008D"/>
    <w:rsid w:val="00DC0C66"/>
    <w:rsid w:val="00DE533D"/>
    <w:rsid w:val="00E44021"/>
    <w:rsid w:val="00E5357D"/>
    <w:rsid w:val="00E55F07"/>
    <w:rsid w:val="00E62FD5"/>
    <w:rsid w:val="00EA03D2"/>
    <w:rsid w:val="00EA5938"/>
    <w:rsid w:val="00EA678C"/>
    <w:rsid w:val="00EB699F"/>
    <w:rsid w:val="00EC1ED8"/>
    <w:rsid w:val="00ED1EFA"/>
    <w:rsid w:val="00ED3FE8"/>
    <w:rsid w:val="00ED47CF"/>
    <w:rsid w:val="00ED5628"/>
    <w:rsid w:val="00EE2B06"/>
    <w:rsid w:val="00EE6AC0"/>
    <w:rsid w:val="00EF7BC8"/>
    <w:rsid w:val="00F418D8"/>
    <w:rsid w:val="00F4565B"/>
    <w:rsid w:val="00F67B64"/>
    <w:rsid w:val="00F721ED"/>
    <w:rsid w:val="00F908AA"/>
    <w:rsid w:val="00F92DBA"/>
    <w:rsid w:val="00FA2F97"/>
    <w:rsid w:val="00FB752D"/>
    <w:rsid w:val="00FC0814"/>
    <w:rsid w:val="00FD63D1"/>
    <w:rsid w:val="00FD73C5"/>
    <w:rsid w:val="00FE70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A1D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3A6"/>
    <w:pPr>
      <w:ind w:left="720" w:hanging="360"/>
    </w:pPr>
    <w:rPr>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semiHidden/>
    <w:unhideWhenUsed/>
    <w:rsid w:val="00EA03D2"/>
    <w:rPr>
      <w:sz w:val="16"/>
      <w:szCs w:val="16"/>
    </w:rPr>
  </w:style>
  <w:style w:type="paragraph" w:styleId="CommentText">
    <w:name w:val="annotation text"/>
    <w:basedOn w:val="Normal"/>
    <w:link w:val="CommentTextChar"/>
    <w:uiPriority w:val="99"/>
    <w:semiHidden/>
    <w:unhideWhenUsed/>
    <w:rsid w:val="00EA03D2"/>
    <w:rPr>
      <w:rFonts w:cs="Courier"/>
      <w:sz w:val="20"/>
      <w:szCs w:val="20"/>
    </w:rPr>
  </w:style>
  <w:style w:type="character" w:customStyle="1" w:styleId="CommentTextChar">
    <w:name w:val="Comment Text Char"/>
    <w:link w:val="CommentText"/>
    <w:uiPriority w:val="99"/>
    <w:semiHidden/>
    <w:rsid w:val="00EA03D2"/>
    <w:rPr>
      <w:rFonts w:cs="Courier"/>
    </w:rPr>
  </w:style>
  <w:style w:type="paragraph" w:styleId="BalloonText">
    <w:name w:val="Balloon Text"/>
    <w:basedOn w:val="Normal"/>
    <w:link w:val="BalloonTextChar"/>
    <w:uiPriority w:val="99"/>
    <w:semiHidden/>
    <w:unhideWhenUsed/>
    <w:rsid w:val="00EA03D2"/>
    <w:rPr>
      <w:rFonts w:ascii="Tahoma" w:hAnsi="Tahoma" w:cs="Tahoma"/>
      <w:sz w:val="16"/>
      <w:szCs w:val="16"/>
    </w:rPr>
  </w:style>
  <w:style w:type="character" w:customStyle="1" w:styleId="BalloonTextChar">
    <w:name w:val="Balloon Text Char"/>
    <w:link w:val="BalloonText"/>
    <w:uiPriority w:val="99"/>
    <w:semiHidden/>
    <w:rsid w:val="00EA03D2"/>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9000A5"/>
    <w:rPr>
      <w:rFonts w:cs="Arial"/>
      <w:b/>
      <w:bCs/>
    </w:rPr>
  </w:style>
  <w:style w:type="character" w:customStyle="1" w:styleId="CommentSubjectChar">
    <w:name w:val="Comment Subject Char"/>
    <w:link w:val="CommentSubject"/>
    <w:uiPriority w:val="99"/>
    <w:semiHidden/>
    <w:rsid w:val="009000A5"/>
    <w:rPr>
      <w:rFonts w:cs="Courier"/>
      <w:b/>
      <w:bCs/>
    </w:rPr>
  </w:style>
  <w:style w:type="paragraph" w:styleId="Revision">
    <w:name w:val="Revision"/>
    <w:hidden/>
    <w:uiPriority w:val="71"/>
    <w:rsid w:val="00394C35"/>
    <w:rPr>
      <w:sz w:val="22"/>
      <w:szCs w:val="22"/>
      <w:lang w:eastAsia="zh-CN"/>
    </w:rPr>
  </w:style>
  <w:style w:type="paragraph" w:styleId="NoSpacing">
    <w:name w:val="No Spacing"/>
    <w:uiPriority w:val="1"/>
    <w:qFormat/>
    <w:rsid w:val="00EC1ED8"/>
    <w:rPr>
      <w:rFonts w:cs="Courier"/>
      <w:sz w:val="22"/>
      <w:szCs w:val="22"/>
      <w:lang w:eastAsia="zh-CN"/>
    </w:rPr>
  </w:style>
  <w:style w:type="paragraph" w:styleId="Footer">
    <w:name w:val="footer"/>
    <w:basedOn w:val="Normal"/>
    <w:link w:val="FooterChar"/>
    <w:uiPriority w:val="99"/>
    <w:unhideWhenUsed/>
    <w:rsid w:val="006F651F"/>
    <w:pPr>
      <w:tabs>
        <w:tab w:val="center" w:pos="4320"/>
        <w:tab w:val="right" w:pos="8640"/>
      </w:tabs>
    </w:pPr>
  </w:style>
  <w:style w:type="character" w:customStyle="1" w:styleId="FooterChar">
    <w:name w:val="Footer Char"/>
    <w:basedOn w:val="DefaultParagraphFont"/>
    <w:link w:val="Footer"/>
    <w:uiPriority w:val="99"/>
    <w:rsid w:val="006F651F"/>
    <w:rPr>
      <w:sz w:val="22"/>
      <w:szCs w:val="22"/>
      <w:lang w:eastAsia="zh-CN"/>
    </w:rPr>
  </w:style>
  <w:style w:type="character" w:styleId="PageNumber">
    <w:name w:val="page number"/>
    <w:basedOn w:val="DefaultParagraphFont"/>
    <w:uiPriority w:val="99"/>
    <w:semiHidden/>
    <w:unhideWhenUsed/>
    <w:rsid w:val="006F651F"/>
  </w:style>
  <w:style w:type="character" w:styleId="LineNumber">
    <w:name w:val="line number"/>
    <w:basedOn w:val="DefaultParagraphFont"/>
    <w:uiPriority w:val="99"/>
    <w:semiHidden/>
    <w:unhideWhenUsed/>
    <w:rsid w:val="006F651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3A6"/>
    <w:pPr>
      <w:ind w:left="720" w:hanging="360"/>
    </w:pPr>
    <w:rPr>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semiHidden/>
    <w:unhideWhenUsed/>
    <w:rsid w:val="00EA03D2"/>
    <w:rPr>
      <w:sz w:val="16"/>
      <w:szCs w:val="16"/>
    </w:rPr>
  </w:style>
  <w:style w:type="paragraph" w:styleId="CommentText">
    <w:name w:val="annotation text"/>
    <w:basedOn w:val="Normal"/>
    <w:link w:val="CommentTextChar"/>
    <w:uiPriority w:val="99"/>
    <w:semiHidden/>
    <w:unhideWhenUsed/>
    <w:rsid w:val="00EA03D2"/>
    <w:rPr>
      <w:rFonts w:cs="Courier"/>
      <w:sz w:val="20"/>
      <w:szCs w:val="20"/>
    </w:rPr>
  </w:style>
  <w:style w:type="character" w:customStyle="1" w:styleId="CommentTextChar">
    <w:name w:val="Comment Text Char"/>
    <w:link w:val="CommentText"/>
    <w:uiPriority w:val="99"/>
    <w:semiHidden/>
    <w:rsid w:val="00EA03D2"/>
    <w:rPr>
      <w:rFonts w:cs="Courier"/>
    </w:rPr>
  </w:style>
  <w:style w:type="paragraph" w:styleId="BalloonText">
    <w:name w:val="Balloon Text"/>
    <w:basedOn w:val="Normal"/>
    <w:link w:val="BalloonTextChar"/>
    <w:uiPriority w:val="99"/>
    <w:semiHidden/>
    <w:unhideWhenUsed/>
    <w:rsid w:val="00EA03D2"/>
    <w:rPr>
      <w:rFonts w:ascii="Tahoma" w:hAnsi="Tahoma" w:cs="Tahoma"/>
      <w:sz w:val="16"/>
      <w:szCs w:val="16"/>
    </w:rPr>
  </w:style>
  <w:style w:type="character" w:customStyle="1" w:styleId="BalloonTextChar">
    <w:name w:val="Balloon Text Char"/>
    <w:link w:val="BalloonText"/>
    <w:uiPriority w:val="99"/>
    <w:semiHidden/>
    <w:rsid w:val="00EA03D2"/>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9000A5"/>
    <w:rPr>
      <w:rFonts w:cs="Arial"/>
      <w:b/>
      <w:bCs/>
    </w:rPr>
  </w:style>
  <w:style w:type="character" w:customStyle="1" w:styleId="CommentSubjectChar">
    <w:name w:val="Comment Subject Char"/>
    <w:link w:val="CommentSubject"/>
    <w:uiPriority w:val="99"/>
    <w:semiHidden/>
    <w:rsid w:val="009000A5"/>
    <w:rPr>
      <w:rFonts w:cs="Courier"/>
      <w:b/>
      <w:bCs/>
    </w:rPr>
  </w:style>
  <w:style w:type="paragraph" w:styleId="Revision">
    <w:name w:val="Revision"/>
    <w:hidden/>
    <w:uiPriority w:val="71"/>
    <w:rsid w:val="00394C35"/>
    <w:rPr>
      <w:sz w:val="22"/>
      <w:szCs w:val="22"/>
      <w:lang w:eastAsia="zh-CN"/>
    </w:rPr>
  </w:style>
  <w:style w:type="paragraph" w:styleId="NoSpacing">
    <w:name w:val="No Spacing"/>
    <w:uiPriority w:val="1"/>
    <w:qFormat/>
    <w:rsid w:val="00EC1ED8"/>
    <w:rPr>
      <w:rFonts w:cs="Courier"/>
      <w:sz w:val="22"/>
      <w:szCs w:val="22"/>
      <w:lang w:eastAsia="zh-CN"/>
    </w:rPr>
  </w:style>
  <w:style w:type="paragraph" w:styleId="Footer">
    <w:name w:val="footer"/>
    <w:basedOn w:val="Normal"/>
    <w:link w:val="FooterChar"/>
    <w:uiPriority w:val="99"/>
    <w:unhideWhenUsed/>
    <w:rsid w:val="006F651F"/>
    <w:pPr>
      <w:tabs>
        <w:tab w:val="center" w:pos="4320"/>
        <w:tab w:val="right" w:pos="8640"/>
      </w:tabs>
    </w:pPr>
  </w:style>
  <w:style w:type="character" w:customStyle="1" w:styleId="FooterChar">
    <w:name w:val="Footer Char"/>
    <w:basedOn w:val="DefaultParagraphFont"/>
    <w:link w:val="Footer"/>
    <w:uiPriority w:val="99"/>
    <w:rsid w:val="006F651F"/>
    <w:rPr>
      <w:sz w:val="22"/>
      <w:szCs w:val="22"/>
      <w:lang w:eastAsia="zh-CN"/>
    </w:rPr>
  </w:style>
  <w:style w:type="character" w:styleId="PageNumber">
    <w:name w:val="page number"/>
    <w:basedOn w:val="DefaultParagraphFont"/>
    <w:uiPriority w:val="99"/>
    <w:semiHidden/>
    <w:unhideWhenUsed/>
    <w:rsid w:val="006F651F"/>
  </w:style>
  <w:style w:type="character" w:styleId="LineNumber">
    <w:name w:val="line number"/>
    <w:basedOn w:val="DefaultParagraphFont"/>
    <w:uiPriority w:val="99"/>
    <w:semiHidden/>
    <w:unhideWhenUsed/>
    <w:rsid w:val="006F65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052623">
      <w:bodyDiv w:val="1"/>
      <w:marLeft w:val="0"/>
      <w:marRight w:val="0"/>
      <w:marTop w:val="0"/>
      <w:marBottom w:val="0"/>
      <w:divBdr>
        <w:top w:val="none" w:sz="0" w:space="0" w:color="auto"/>
        <w:left w:val="none" w:sz="0" w:space="0" w:color="auto"/>
        <w:bottom w:val="none" w:sz="0" w:space="0" w:color="auto"/>
        <w:right w:val="none" w:sz="0" w:space="0" w:color="auto"/>
      </w:divBdr>
    </w:div>
    <w:div w:id="905994469">
      <w:bodyDiv w:val="1"/>
      <w:marLeft w:val="0"/>
      <w:marRight w:val="0"/>
      <w:marTop w:val="0"/>
      <w:marBottom w:val="0"/>
      <w:divBdr>
        <w:top w:val="none" w:sz="0" w:space="0" w:color="auto"/>
        <w:left w:val="none" w:sz="0" w:space="0" w:color="auto"/>
        <w:bottom w:val="none" w:sz="0" w:space="0" w:color="auto"/>
        <w:right w:val="none" w:sz="0" w:space="0" w:color="auto"/>
      </w:divBdr>
    </w:div>
    <w:div w:id="930773272">
      <w:bodyDiv w:val="1"/>
      <w:marLeft w:val="0"/>
      <w:marRight w:val="0"/>
      <w:marTop w:val="0"/>
      <w:marBottom w:val="0"/>
      <w:divBdr>
        <w:top w:val="none" w:sz="0" w:space="0" w:color="auto"/>
        <w:left w:val="none" w:sz="0" w:space="0" w:color="auto"/>
        <w:bottom w:val="none" w:sz="0" w:space="0" w:color="auto"/>
        <w:right w:val="none" w:sz="0" w:space="0" w:color="auto"/>
      </w:divBdr>
    </w:div>
    <w:div w:id="1215704300">
      <w:bodyDiv w:val="1"/>
      <w:marLeft w:val="0"/>
      <w:marRight w:val="0"/>
      <w:marTop w:val="0"/>
      <w:marBottom w:val="0"/>
      <w:divBdr>
        <w:top w:val="none" w:sz="0" w:space="0" w:color="auto"/>
        <w:left w:val="none" w:sz="0" w:space="0" w:color="auto"/>
        <w:bottom w:val="none" w:sz="0" w:space="0" w:color="auto"/>
        <w:right w:val="none" w:sz="0" w:space="0" w:color="auto"/>
      </w:divBdr>
    </w:div>
    <w:div w:id="1454787445">
      <w:bodyDiv w:val="1"/>
      <w:marLeft w:val="0"/>
      <w:marRight w:val="0"/>
      <w:marTop w:val="0"/>
      <w:marBottom w:val="0"/>
      <w:divBdr>
        <w:top w:val="none" w:sz="0" w:space="0" w:color="auto"/>
        <w:left w:val="none" w:sz="0" w:space="0" w:color="auto"/>
        <w:bottom w:val="none" w:sz="0" w:space="0" w:color="auto"/>
        <w:right w:val="none" w:sz="0" w:space="0" w:color="auto"/>
      </w:divBdr>
      <w:divsChild>
        <w:div w:id="1165631469">
          <w:marLeft w:val="0"/>
          <w:marRight w:val="0"/>
          <w:marTop w:val="0"/>
          <w:marBottom w:val="0"/>
          <w:divBdr>
            <w:top w:val="none" w:sz="0" w:space="0" w:color="auto"/>
            <w:left w:val="none" w:sz="0" w:space="0" w:color="auto"/>
            <w:bottom w:val="none" w:sz="0" w:space="0" w:color="auto"/>
            <w:right w:val="none" w:sz="0" w:space="0" w:color="auto"/>
          </w:divBdr>
        </w:div>
      </w:divsChild>
    </w:div>
    <w:div w:id="192468106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targetScreenSz w:val="800x600"/>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2903</Words>
  <Characters>16552</Characters>
  <Application>Microsoft Macintosh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19417</CharactersWithSpaces>
  <SharedDoc>false</SharedDoc>
  <HLinks>
    <vt:vector size="30" baseType="variant">
      <vt:variant>
        <vt:i4>7733335</vt:i4>
      </vt:variant>
      <vt:variant>
        <vt:i4>6633</vt:i4>
      </vt:variant>
      <vt:variant>
        <vt:i4>1025</vt:i4>
      </vt:variant>
      <vt:variant>
        <vt:i4>1</vt:i4>
      </vt:variant>
      <vt:variant>
        <vt:lpwstr>suwa_iceon</vt:lpwstr>
      </vt:variant>
      <vt:variant>
        <vt:lpwstr/>
      </vt:variant>
      <vt:variant>
        <vt:i4>3670143</vt:i4>
      </vt:variant>
      <vt:variant>
        <vt:i4>6634</vt:i4>
      </vt:variant>
      <vt:variant>
        <vt:i4>1026</vt:i4>
      </vt:variant>
      <vt:variant>
        <vt:i4>1</vt:i4>
      </vt:variant>
      <vt:variant>
        <vt:lpwstr>Torne_breakup</vt:lpwstr>
      </vt:variant>
      <vt:variant>
        <vt:lpwstr/>
      </vt:variant>
      <vt:variant>
        <vt:i4>6815816</vt:i4>
      </vt:variant>
      <vt:variant>
        <vt:i4>6636</vt:i4>
      </vt:variant>
      <vt:variant>
        <vt:i4>1027</vt:i4>
      </vt:variant>
      <vt:variant>
        <vt:i4>1</vt:i4>
      </vt:variant>
      <vt:variant>
        <vt:lpwstr>prob of no ice_with labels</vt:lpwstr>
      </vt:variant>
      <vt:variant>
        <vt:lpwstr/>
      </vt:variant>
      <vt:variant>
        <vt:i4>1310724</vt:i4>
      </vt:variant>
      <vt:variant>
        <vt:i4>7957</vt:i4>
      </vt:variant>
      <vt:variant>
        <vt:i4>1028</vt:i4>
      </vt:variant>
      <vt:variant>
        <vt:i4>1</vt:i4>
      </vt:variant>
      <vt:variant>
        <vt:lpwstr>suwa</vt:lpwstr>
      </vt:variant>
      <vt:variant>
        <vt:lpwstr/>
      </vt:variant>
      <vt:variant>
        <vt:i4>5046384</vt:i4>
      </vt:variant>
      <vt:variant>
        <vt:i4>10543</vt:i4>
      </vt:variant>
      <vt:variant>
        <vt:i4>1029</vt:i4>
      </vt:variant>
      <vt:variant>
        <vt:i4>1</vt:i4>
      </vt:variant>
      <vt:variant>
        <vt:lpwstr>tobit_coefficients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 Standard User</dc:creator>
  <cp:keywords/>
  <dc:description/>
  <cp:lastModifiedBy>Ryan Batt</cp:lastModifiedBy>
  <cp:revision>4</cp:revision>
  <cp:lastPrinted>2014-11-07T17:02:00Z</cp:lastPrinted>
  <dcterms:created xsi:type="dcterms:W3CDTF">2014-11-25T16:01:00Z</dcterms:created>
  <dcterms:modified xsi:type="dcterms:W3CDTF">2014-11-25T16:04:00Z</dcterms:modified>
</cp:coreProperties>
</file>